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FA5D47"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color w:val="212121"/>
          <w:sz w:val="32"/>
          <w:szCs w:val="32"/>
          <w:highlight w:val="white"/>
        </w:rPr>
        <w:t xml:space="preserve">Avirulence genes of </w:t>
      </w:r>
      <w:r>
        <w:rPr>
          <w:rFonts w:ascii="Times New Roman" w:eastAsia="Times New Roman" w:hAnsi="Times New Roman" w:cs="Times New Roman"/>
          <w:b/>
          <w:i/>
          <w:color w:val="212121"/>
          <w:sz w:val="32"/>
          <w:szCs w:val="32"/>
          <w:highlight w:val="white"/>
        </w:rPr>
        <w:t>Magnaporthe oryzae</w:t>
      </w:r>
      <w:r>
        <w:rPr>
          <w:rFonts w:ascii="Times New Roman" w:eastAsia="Times New Roman" w:hAnsi="Times New Roman" w:cs="Times New Roman"/>
          <w:b/>
          <w:color w:val="212121"/>
          <w:sz w:val="32"/>
          <w:szCs w:val="32"/>
          <w:highlight w:val="white"/>
        </w:rPr>
        <w:t xml:space="preserve"> are a pathogen defense arsenal shaped by cognate rice resistance genes in the field</w:t>
      </w:r>
    </w:p>
    <w:p w14:paraId="5FFA5D48" w14:textId="77777777" w:rsidR="00802F92" w:rsidRDefault="00802F92">
      <w:pPr>
        <w:spacing w:line="360" w:lineRule="auto"/>
        <w:jc w:val="both"/>
        <w:rPr>
          <w:rFonts w:ascii="Times New Roman" w:eastAsia="Times New Roman" w:hAnsi="Times New Roman" w:cs="Times New Roman"/>
          <w:sz w:val="24"/>
          <w:szCs w:val="24"/>
        </w:rPr>
      </w:pPr>
    </w:p>
    <w:p w14:paraId="5FFA5D49" w14:textId="77777777" w:rsidR="00802F92" w:rsidRDefault="00A063F7">
      <w:pPr>
        <w:spacing w:line="360" w:lineRule="auto"/>
        <w:jc w:val="both"/>
        <w:rPr>
          <w:rFonts w:ascii="Times New Roman" w:hAnsi="Times New Roman"/>
        </w:rPr>
      </w:pPr>
      <w:bookmarkStart w:id="0" w:name="_5s1l84gkv44j"/>
      <w:bookmarkEnd w:id="0"/>
      <w:r>
        <w:rPr>
          <w:rFonts w:ascii="Times New Roman" w:eastAsia="Times New Roman" w:hAnsi="Times New Roman" w:cs="Times New Roman"/>
          <w:b/>
          <w:sz w:val="24"/>
          <w:szCs w:val="24"/>
        </w:rPr>
        <w:t>Xueyan Wang</w:t>
      </w:r>
      <w:r>
        <w:rPr>
          <w:rFonts w:ascii="Times New Roman" w:eastAsia="Times New Roman" w:hAnsi="Times New Roman" w:cs="Times New Roman"/>
          <w:b/>
          <w:sz w:val="24"/>
          <w:szCs w:val="24"/>
          <w:vertAlign w:val="superscript"/>
        </w:rPr>
        <w:t>1,2</w:t>
      </w:r>
      <w:r>
        <w:rPr>
          <w:rFonts w:ascii="Times New Roman" w:eastAsia="Times New Roman" w:hAnsi="Times New Roman" w:cs="Times New Roman"/>
          <w:b/>
          <w:sz w:val="24"/>
          <w:szCs w:val="24"/>
        </w:rPr>
        <w:t>, Grant T. Billings</w:t>
      </w:r>
      <w:r>
        <w:rPr>
          <w:rFonts w:ascii="Times New Roman" w:eastAsia="Times New Roman" w:hAnsi="Times New Roman" w:cs="Times New Roman"/>
          <w:b/>
          <w:sz w:val="24"/>
          <w:szCs w:val="24"/>
          <w:vertAlign w:val="superscript"/>
        </w:rPr>
        <w:t>3</w:t>
      </w:r>
      <w:r>
        <w:rPr>
          <w:rFonts w:ascii="Times New Roman" w:eastAsia="Times New Roman" w:hAnsi="Times New Roman" w:cs="Times New Roman"/>
          <w:b/>
          <w:sz w:val="24"/>
          <w:szCs w:val="24"/>
        </w:rPr>
        <w:t>, Amanda M. Hulse-Kemp</w:t>
      </w:r>
      <w:r>
        <w:rPr>
          <w:rFonts w:ascii="Times New Roman" w:eastAsia="Times New Roman" w:hAnsi="Times New Roman" w:cs="Times New Roman"/>
          <w:b/>
          <w:sz w:val="24"/>
          <w:szCs w:val="24"/>
          <w:vertAlign w:val="superscript"/>
        </w:rPr>
        <w:t>4</w:t>
      </w:r>
      <w:r>
        <w:rPr>
          <w:rFonts w:ascii="Times New Roman" w:eastAsia="Times New Roman" w:hAnsi="Times New Roman" w:cs="Times New Roman"/>
          <w:b/>
          <w:sz w:val="24"/>
          <w:szCs w:val="24"/>
        </w:rPr>
        <w:t>, Quentin D. Read</w:t>
      </w:r>
      <w:r>
        <w:rPr>
          <w:rFonts w:ascii="Times New Roman" w:eastAsia="Times New Roman" w:hAnsi="Times New Roman" w:cs="Times New Roman"/>
          <w:b/>
          <w:sz w:val="24"/>
          <w:szCs w:val="24"/>
          <w:vertAlign w:val="superscript"/>
        </w:rPr>
        <w:t>5</w:t>
      </w:r>
      <w:r>
        <w:rPr>
          <w:rFonts w:ascii="Times New Roman" w:eastAsia="Times New Roman" w:hAnsi="Times New Roman" w:cs="Times New Roman"/>
          <w:b/>
          <w:sz w:val="24"/>
          <w:szCs w:val="24"/>
        </w:rPr>
        <w:t>, Yulin Jia</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Melissa H. Jia,</w:t>
      </w:r>
      <w:r>
        <w:rPr>
          <w:rFonts w:ascii="Times New Roman" w:eastAsia="Times New Roman" w:hAnsi="Times New Roman" w:cs="Times New Roman"/>
          <w:b/>
          <w:sz w:val="24"/>
          <w:szCs w:val="24"/>
          <w:vertAlign w:val="superscript"/>
        </w:rPr>
        <w:t xml:space="preserve">2 </w:t>
      </w:r>
      <w:r>
        <w:rPr>
          <w:rFonts w:ascii="Times New Roman" w:eastAsia="Times New Roman" w:hAnsi="Times New Roman" w:cs="Times New Roman"/>
          <w:b/>
          <w:sz w:val="24"/>
          <w:szCs w:val="24"/>
        </w:rPr>
        <w:t>Yixiao Huang</w:t>
      </w:r>
      <w:r>
        <w:rPr>
          <w:rFonts w:ascii="Times New Roman" w:eastAsia="Times New Roman" w:hAnsi="Times New Roman" w:cs="Times New Roman"/>
          <w:b/>
          <w:sz w:val="24"/>
          <w:szCs w:val="24"/>
          <w:vertAlign w:val="superscript"/>
        </w:rPr>
        <w:t>2</w:t>
      </w:r>
      <w:r>
        <w:rPr>
          <w:rFonts w:ascii="Times New Roman" w:eastAsia="Times New Roman" w:hAnsi="Times New Roman" w:cs="Times New Roman"/>
          <w:b/>
          <w:sz w:val="24"/>
          <w:szCs w:val="24"/>
        </w:rPr>
        <w:t>, Yeshi Wamishe,</w:t>
      </w:r>
      <w:r>
        <w:rPr>
          <w:rFonts w:ascii="Times New Roman" w:eastAsia="Times New Roman" w:hAnsi="Times New Roman" w:cs="Times New Roman"/>
          <w:b/>
          <w:sz w:val="24"/>
          <w:szCs w:val="24"/>
          <w:vertAlign w:val="superscript"/>
        </w:rPr>
        <w:t>1</w:t>
      </w:r>
      <w:r>
        <w:rPr>
          <w:rFonts w:ascii="Times New Roman" w:eastAsia="Times New Roman" w:hAnsi="Times New Roman" w:cs="Times New Roman"/>
          <w:b/>
          <w:sz w:val="24"/>
          <w:szCs w:val="24"/>
        </w:rPr>
        <w:t xml:space="preserve"> and Barbara Valent</w:t>
      </w:r>
      <w:r>
        <w:rPr>
          <w:rFonts w:ascii="Times New Roman" w:eastAsia="Times New Roman" w:hAnsi="Times New Roman" w:cs="Times New Roman"/>
          <w:b/>
          <w:sz w:val="24"/>
          <w:szCs w:val="24"/>
          <w:vertAlign w:val="superscript"/>
        </w:rPr>
        <w:t>6</w:t>
      </w:r>
    </w:p>
    <w:p w14:paraId="5FFA5D4A"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1.</w:t>
      </w:r>
      <w:r>
        <w:rPr>
          <w:rFonts w:ascii="Times New Roman" w:eastAsia="Times New Roman" w:hAnsi="Times New Roman" w:cs="Times New Roman"/>
        </w:rPr>
        <w:tab/>
      </w:r>
      <w:r>
        <w:rPr>
          <w:rFonts w:ascii="Times New Roman" w:eastAsia="Times New Roman" w:hAnsi="Times New Roman" w:cs="Times New Roman"/>
          <w:sz w:val="24"/>
          <w:szCs w:val="24"/>
        </w:rPr>
        <w:t>Rice Research and Extension Center, University of Arkansas, Stuttgart, AR 72160</w:t>
      </w:r>
    </w:p>
    <w:p w14:paraId="5FFA5D4B"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2.</w:t>
      </w:r>
      <w:r>
        <w:rPr>
          <w:rFonts w:ascii="Times New Roman" w:eastAsia="Times New Roman" w:hAnsi="Times New Roman" w:cs="Times New Roman"/>
        </w:rPr>
        <w:tab/>
      </w:r>
      <w:r>
        <w:rPr>
          <w:rFonts w:ascii="Times New Roman" w:eastAsia="Times New Roman" w:hAnsi="Times New Roman" w:cs="Times New Roman"/>
          <w:sz w:val="24"/>
          <w:szCs w:val="24"/>
        </w:rPr>
        <w:t>Dale Bumper National Rice Research Center, USDA, ARS, Stuttgart, AR 72160</w:t>
      </w:r>
    </w:p>
    <w:p w14:paraId="5FFA5D4C"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3.</w:t>
      </w:r>
      <w:r>
        <w:rPr>
          <w:rFonts w:ascii="Times New Roman" w:eastAsia="Times New Roman" w:hAnsi="Times New Roman" w:cs="Times New Roman"/>
        </w:rPr>
        <w:tab/>
      </w:r>
      <w:r>
        <w:rPr>
          <w:rFonts w:ascii="Times New Roman" w:eastAsia="Times New Roman" w:hAnsi="Times New Roman" w:cs="Times New Roman"/>
          <w:sz w:val="24"/>
          <w:szCs w:val="24"/>
        </w:rPr>
        <w:t>Crop and Soil Sciences Department, North Carolina State University, Raleigh, NC 27695</w:t>
      </w:r>
    </w:p>
    <w:p w14:paraId="5FFA5D4D"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4</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rPr>
        <w:tab/>
      </w:r>
      <w:r>
        <w:rPr>
          <w:rFonts w:ascii="Times New Roman" w:eastAsia="Times New Roman" w:hAnsi="Times New Roman" w:cs="Times New Roman"/>
          <w:sz w:val="24"/>
          <w:szCs w:val="24"/>
        </w:rPr>
        <w:t>Genomics</w:t>
      </w:r>
      <w:proofErr w:type="gramEnd"/>
      <w:r>
        <w:rPr>
          <w:rFonts w:ascii="Times New Roman" w:eastAsia="Times New Roman" w:hAnsi="Times New Roman" w:cs="Times New Roman"/>
          <w:sz w:val="24"/>
          <w:szCs w:val="24"/>
        </w:rPr>
        <w:t xml:space="preserve"> and Bioinformatics Research Unit, USDA, ARS, Raleigh, NC 27695</w:t>
      </w:r>
    </w:p>
    <w:p w14:paraId="5FFA5D4E"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5.</w:t>
      </w:r>
      <w:r>
        <w:rPr>
          <w:rFonts w:ascii="Times New Roman" w:eastAsia="Times New Roman" w:hAnsi="Times New Roman" w:cs="Times New Roman"/>
        </w:rPr>
        <w:tab/>
      </w:r>
      <w:r>
        <w:rPr>
          <w:rFonts w:ascii="Times New Roman" w:eastAsia="Times New Roman" w:hAnsi="Times New Roman" w:cs="Times New Roman"/>
          <w:sz w:val="24"/>
          <w:szCs w:val="24"/>
        </w:rPr>
        <w:t>Southeast Area, USDA, ARS, Raleigh, NC 27606</w:t>
      </w:r>
    </w:p>
    <w:p w14:paraId="5FFA5D4F"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6.</w:t>
      </w:r>
      <w:r>
        <w:rPr>
          <w:rFonts w:ascii="Times New Roman" w:eastAsia="Times New Roman" w:hAnsi="Times New Roman" w:cs="Times New Roman"/>
        </w:rPr>
        <w:tab/>
      </w:r>
      <w:r>
        <w:rPr>
          <w:rFonts w:ascii="Times New Roman" w:eastAsia="Times New Roman" w:hAnsi="Times New Roman" w:cs="Times New Roman"/>
          <w:sz w:val="24"/>
          <w:szCs w:val="24"/>
        </w:rPr>
        <w:t>Kansas State University, Manhattan, KS 66506</w:t>
      </w:r>
    </w:p>
    <w:p w14:paraId="5FFA5D50" w14:textId="77777777" w:rsidR="00802F92" w:rsidRDefault="00802F92">
      <w:pPr>
        <w:spacing w:line="360" w:lineRule="auto"/>
        <w:jc w:val="both"/>
        <w:rPr>
          <w:rFonts w:ascii="Times New Roman" w:eastAsia="Times New Roman" w:hAnsi="Times New Roman" w:cs="Times New Roman"/>
          <w:sz w:val="24"/>
          <w:szCs w:val="24"/>
        </w:rPr>
      </w:pPr>
    </w:p>
    <w:p w14:paraId="5FFA5D51"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Corresponding author: Yulin Jia (Email: yulin.jia@usda.gov)</w:t>
      </w:r>
      <w:r>
        <w:br w:type="page"/>
      </w:r>
    </w:p>
    <w:p w14:paraId="5FFA5D52"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 xml:space="preserve">Summary </w:t>
      </w:r>
    </w:p>
    <w:p w14:paraId="5FFA5D53" w14:textId="77777777" w:rsidR="00802F92" w:rsidRDefault="00A063F7">
      <w:pPr>
        <w:numPr>
          <w:ilvl w:val="0"/>
          <w:numId w:val="1"/>
        </w:numPr>
        <w:spacing w:after="0" w:line="360" w:lineRule="auto"/>
        <w:jc w:val="both"/>
        <w:rPr>
          <w:rFonts w:ascii="Times New Roman" w:hAnsi="Times New Roman"/>
        </w:rPr>
      </w:pPr>
      <w:bookmarkStart w:id="1" w:name="_6pg7v8e7xdgu"/>
      <w:bookmarkEnd w:id="1"/>
      <w:r>
        <w:rPr>
          <w:rFonts w:ascii="Times New Roman" w:eastAsia="Times New Roman" w:hAnsi="Times New Roman" w:cs="Times New Roman"/>
          <w:sz w:val="24"/>
          <w:szCs w:val="24"/>
        </w:rPr>
        <w:t>We examined the frequency of and variation in 8 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genes from 840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field isolates collected from the Southern U.S. relative to rice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deployed from 1959 to 2017. Little coding or non-coding variation was detected in </w:t>
      </w:r>
      <w:r>
        <w:rPr>
          <w:rFonts w:ascii="Times New Roman" w:eastAsia="Times New Roman" w:hAnsi="Times New Roman" w:cs="Times New Roman"/>
          <w:i/>
          <w:sz w:val="24"/>
          <w:szCs w:val="24"/>
        </w:rPr>
        <w:t>AVR-Pi9, 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i/>
          <w:sz w:val="24"/>
          <w:szCs w:val="24"/>
        </w:rPr>
        <w:t>, ACE1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which correspond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not used in the US.</w:t>
      </w:r>
    </w:p>
    <w:p w14:paraId="5FFA5D54" w14:textId="77777777" w:rsidR="00802F92" w:rsidRDefault="00A063F7">
      <w:pPr>
        <w:numPr>
          <w:ilvl w:val="0"/>
          <w:numId w:val="1"/>
        </w:numPr>
        <w:spacing w:after="0" w:line="360" w:lineRule="auto"/>
        <w:jc w:val="both"/>
        <w:rPr>
          <w:rFonts w:ascii="Times New Roman" w:hAnsi="Times New Roman"/>
        </w:rPr>
      </w:pPr>
      <w:r>
        <w:rPr>
          <w:rFonts w:ascii="Times New Roman" w:eastAsia="Times New Roman" w:hAnsi="Times New Roman" w:cs="Times New Roman"/>
          <w:sz w:val="24"/>
          <w:szCs w:val="24"/>
        </w:rPr>
        <w:t xml:space="preserve">In the U.S.,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corresponding to rice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 xml:space="preserve">Pi-k </w:t>
      </w:r>
      <w:r>
        <w:rPr>
          <w:rFonts w:ascii="Times New Roman" w:eastAsia="Times New Roman" w:hAnsi="Times New Roman" w:cs="Times New Roman"/>
          <w:sz w:val="24"/>
          <w:szCs w:val="24"/>
        </w:rPr>
        <w:t xml:space="preserve">alleles deployed at varying levels since the late 1960s, was present in 37% of the isolates over six decades.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corresponding to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deployed in the late 1990s, reached a low point in the five-year period following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deployment and then recovered to 99% in recent years. </w:t>
      </w:r>
    </w:p>
    <w:p w14:paraId="5FFA5D55" w14:textId="77777777" w:rsidR="00802F92" w:rsidRDefault="00A063F7">
      <w:pPr>
        <w:numPr>
          <w:ilvl w:val="0"/>
          <w:numId w:val="1"/>
        </w:numPr>
        <w:spacing w:after="0" w:line="360" w:lineRule="auto"/>
        <w:jc w:val="both"/>
        <w:rPr>
          <w:rFonts w:ascii="Times New Roman" w:hAnsi="Times New Roman"/>
        </w:rPr>
      </w:pPr>
      <w:r>
        <w:rPr>
          <w:rFonts w:ascii="Times New Roman" w:eastAsia="Times New Roman" w:hAnsi="Times New Roman" w:cs="Times New Roman"/>
          <w:sz w:val="24"/>
          <w:szCs w:val="24"/>
        </w:rPr>
        <w:t xml:space="preserve">Our results suggest a fitness penalty for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carrying non-functional AVR </w:t>
      </w:r>
      <w:proofErr w:type="gramStart"/>
      <w:r>
        <w:rPr>
          <w:rFonts w:ascii="Times New Roman" w:eastAsia="Times New Roman" w:hAnsi="Times New Roman" w:cs="Times New Roman"/>
          <w:sz w:val="24"/>
          <w:szCs w:val="24"/>
        </w:rPr>
        <w:t>variants, and</w:t>
      </w:r>
      <w:proofErr w:type="gramEnd"/>
      <w:r>
        <w:rPr>
          <w:rFonts w:ascii="Times New Roman" w:eastAsia="Times New Roman" w:hAnsi="Times New Roman" w:cs="Times New Roman"/>
          <w:sz w:val="24"/>
          <w:szCs w:val="24"/>
        </w:rPr>
        <w:t xml:space="preserve"> provide concrete data on how changes in plant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can impact pathogen populations. These findings will inform localized strategies for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usage and durable control of blast disease. </w:t>
      </w:r>
    </w:p>
    <w:p w14:paraId="5FFA5D56" w14:textId="77777777" w:rsidR="00802F92" w:rsidRDefault="00A063F7">
      <w:pPr>
        <w:numPr>
          <w:ilvl w:val="0"/>
          <w:numId w:val="1"/>
        </w:numPr>
        <w:spacing w:line="360" w:lineRule="auto"/>
        <w:jc w:val="both"/>
        <w:rPr>
          <w:rFonts w:ascii="Times New Roman" w:hAnsi="Times New Roman"/>
        </w:rPr>
      </w:pP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frequencies differ over time between U.S. and Global samples for </w:t>
      </w:r>
      <w:r>
        <w:rPr>
          <w:rFonts w:ascii="Times New Roman" w:eastAsia="Times New Roman" w:hAnsi="Times New Roman" w:cs="Times New Roman"/>
          <w:i/>
          <w:sz w:val="24"/>
          <w:szCs w:val="24"/>
        </w:rPr>
        <w:t>AVR-Pik, AVR-Pi9,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Further whole genome analysis including additional U.S. samples is necessary to confirm if the U.S. is a geographically isolated population.</w:t>
      </w:r>
    </w:p>
    <w:p w14:paraId="5FFA5D57" w14:textId="77777777" w:rsidR="00802F92" w:rsidRDefault="00A063F7">
      <w:pPr>
        <w:rPr>
          <w:rFonts w:ascii="Times New Roman" w:hAnsi="Times New Roman"/>
        </w:rPr>
      </w:pPr>
      <w:r>
        <w:rPr>
          <w:rFonts w:ascii="Times New Roman" w:eastAsia="Times New Roman" w:hAnsi="Times New Roman" w:cs="Times New Roman"/>
          <w:b/>
          <w:sz w:val="24"/>
          <w:szCs w:val="24"/>
        </w:rPr>
        <w:t>Key words</w:t>
      </w:r>
      <w:proofErr w:type="gramStart"/>
      <w:r>
        <w:rPr>
          <w:rFonts w:ascii="Times New Roman" w:eastAsia="Times New Roman" w:hAnsi="Times New Roman" w:cs="Times New Roman"/>
          <w:sz w:val="24"/>
          <w:szCs w:val="24"/>
        </w:rPr>
        <w:t>:  Avirulence</w:t>
      </w:r>
      <w:proofErr w:type="gramEnd"/>
      <w:r>
        <w:rPr>
          <w:rFonts w:ascii="Times New Roman" w:eastAsia="Times New Roman" w:hAnsi="Times New Roman" w:cs="Times New Roman"/>
          <w:sz w:val="24"/>
          <w:szCs w:val="24"/>
        </w:rPr>
        <w:t xml:space="preserve"> gene, Resistance gene, Rice blast fungus, </w:t>
      </w:r>
      <w:r>
        <w:rPr>
          <w:rFonts w:ascii="Times New Roman" w:eastAsia="Times New Roman" w:hAnsi="Times New Roman" w:cs="Times New Roman"/>
          <w:i/>
          <w:sz w:val="24"/>
          <w:szCs w:val="24"/>
        </w:rPr>
        <w:t>Oryza sativa</w:t>
      </w:r>
      <w:r>
        <w:rPr>
          <w:rFonts w:ascii="Times New Roman" w:eastAsia="Times New Roman" w:hAnsi="Times New Roman" w:cs="Times New Roman"/>
          <w:b/>
          <w:sz w:val="24"/>
          <w:szCs w:val="24"/>
        </w:rPr>
        <w:t>.</w:t>
      </w:r>
      <w:r>
        <w:br w:type="page"/>
      </w:r>
    </w:p>
    <w:p w14:paraId="5FFA5D58"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Introduction</w:t>
      </w:r>
    </w:p>
    <w:p w14:paraId="5FFA5D59" w14:textId="77777777" w:rsidR="00802F92" w:rsidRDefault="00A063F7">
      <w:pPr>
        <w:spacing w:line="360" w:lineRule="auto"/>
        <w:jc w:val="both"/>
        <w:rPr>
          <w:rFonts w:ascii="Times New Roman" w:hAnsi="Times New Roman"/>
        </w:rPr>
      </w:pPr>
      <w:bookmarkStart w:id="2" w:name="_5xoly1v8uv75"/>
      <w:bookmarkEnd w:id="2"/>
      <w:r>
        <w:rPr>
          <w:rFonts w:ascii="Times New Roman" w:eastAsia="Times New Roman" w:hAnsi="Times New Roman" w:cs="Times New Roman"/>
          <w:sz w:val="24"/>
          <w:szCs w:val="24"/>
        </w:rPr>
        <w:t>Rice (</w:t>
      </w:r>
      <w:r>
        <w:rPr>
          <w:rFonts w:ascii="Times New Roman" w:eastAsia="Times New Roman" w:hAnsi="Times New Roman" w:cs="Times New Roman"/>
          <w:i/>
          <w:sz w:val="24"/>
          <w:szCs w:val="24"/>
        </w:rPr>
        <w:t xml:space="preserve">Oryza sativa </w:t>
      </w:r>
      <w:r>
        <w:rPr>
          <w:rFonts w:ascii="Times New Roman" w:eastAsia="Times New Roman" w:hAnsi="Times New Roman" w:cs="Times New Roman"/>
          <w:sz w:val="24"/>
          <w:szCs w:val="24"/>
        </w:rPr>
        <w:t>L</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is a major staple crop that feeds over half of the world population. Blast disease of rice caused by the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(T.T. Hebert) M.E. Barr (synonym of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 </w:t>
      </w:r>
      <w:r>
        <w:rPr>
          <w:rFonts w:ascii="Times New Roman" w:eastAsia="Times New Roman" w:hAnsi="Times New Roman" w:cs="Times New Roman"/>
          <w:sz w:val="24"/>
          <w:szCs w:val="24"/>
        </w:rPr>
        <w:t xml:space="preserve">Cavara) is one of the foremost constraints to secure stable rice production.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 a highly adaptable pathogen with a genome containing abundant mobile elements, and some strains contain dispensable supernumerary chromosomes (Dean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2005; Peng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2019). In the U.S. in the 2020s, blast </w:t>
      </w:r>
      <w:r>
        <w:rPr>
          <w:rFonts w:ascii="Times New Roman" w:eastAsia="Times New Roman" w:hAnsi="Times New Roman" w:cs="Times New Roman"/>
          <w:sz w:val="24"/>
          <w:szCs w:val="24"/>
        </w:rPr>
        <w:t>in rice is managed using an integrated approach: the use of host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which are then coupled with fungicides and cultural practices such as management of paddy flood level. In the US, where only 1 to 2% of global rice is grown, $70 million USD is estimated to be required annually in the mid-south alone to suppress the disease (Nalley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2016). Globally, a loss of $66 billion USD is estimated due to blast, equivalent to an amount that is enough to feed 60 million people (Pennisi, 2010). </w:t>
      </w:r>
      <w:r>
        <w:rPr>
          <w:rFonts w:ascii="Times New Roman" w:eastAsia="Times New Roman" w:hAnsi="Times New Roman" w:cs="Times New Roman"/>
          <w:sz w:val="24"/>
          <w:szCs w:val="24"/>
        </w:rPr>
        <w:t xml:space="preserve">The use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is the most economic and sustainable method to manage blast disease. To date, nearly 100 major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have been identified from cultivated and wild rice relatives, of which 36 have been molecularly characterized worldwide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2017a;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In the US,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w:t>
      </w:r>
      <w:r>
        <w:rPr>
          <w:rFonts w:ascii="Times New Roman" w:eastAsia="Times New Roman" w:hAnsi="Times New Roman" w:cs="Times New Roman"/>
          <w:sz w:val="24"/>
          <w:szCs w:val="24"/>
        </w:rPr>
        <w:t xml:space="preserve">a,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pi-d, Pi-i, Pi-km/Pi-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Pi-z</w:t>
      </w:r>
      <w:r>
        <w:rPr>
          <w:rFonts w:ascii="Times New Roman" w:eastAsia="Times New Roman" w:hAnsi="Times New Roman" w:cs="Times New Roman"/>
          <w:sz w:val="24"/>
          <w:szCs w:val="24"/>
        </w:rPr>
        <w:t xml:space="preserve">, have been deployed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2017b).</w:t>
      </w:r>
    </w:p>
    <w:p w14:paraId="5FFA5D5A" w14:textId="77777777" w:rsidR="00802F92" w:rsidRDefault="00A063F7">
      <w:pPr>
        <w:spacing w:line="360" w:lineRule="auto"/>
        <w:jc w:val="both"/>
        <w:rPr>
          <w:rFonts w:ascii="Times New Roman" w:hAnsi="Times New Roman"/>
        </w:rPr>
      </w:pPr>
      <w:bookmarkStart w:id="3" w:name="_8yy5idy60pqs"/>
      <w:bookmarkEnd w:id="3"/>
      <w:r>
        <w:rPr>
          <w:rFonts w:ascii="Times New Roman" w:eastAsia="Times New Roman" w:hAnsi="Times New Roman" w:cs="Times New Roman"/>
          <w:sz w:val="24"/>
          <w:szCs w:val="24"/>
        </w:rPr>
        <w:t xml:space="preserve">The major blast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and corresponding 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the fungus follow a “gene-for-gene” interaction, in which the effectiveness of any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depends on the expression of the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alleles encoding the recognized pathogen effector (</w:t>
      </w:r>
      <w:proofErr w:type="spellStart"/>
      <w:r>
        <w:rPr>
          <w:rFonts w:ascii="Times New Roman" w:eastAsia="Times New Roman" w:hAnsi="Times New Roman" w:cs="Times New Roman"/>
          <w:sz w:val="24"/>
          <w:szCs w:val="24"/>
        </w:rPr>
        <w:t>Siluê</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1992). The presence of an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 a host imposes a fitness cost on the pathogen’s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by arresting infection (Vera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Figueroa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2016). In the absence of the associated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a fit</w:t>
      </w:r>
      <w:r>
        <w:rPr>
          <w:rFonts w:ascii="Times New Roman" w:eastAsia="Times New Roman" w:hAnsi="Times New Roman" w:cs="Times New Roman"/>
          <w:sz w:val="24"/>
          <w:szCs w:val="24"/>
        </w:rPr>
        <w:t xml:space="preserve">ness penalty (reduced aggressiveness and lack of persistence) for the pathogen could lead to increased durability for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(Vera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For example, the rice </w:t>
      </w:r>
      <w:r>
        <w:rPr>
          <w:rFonts w:ascii="Times New Roman" w:eastAsia="Times New Roman" w:hAnsi="Times New Roman" w:cs="Times New Roman"/>
          <w:i/>
          <w:sz w:val="24"/>
          <w:szCs w:val="24"/>
        </w:rPr>
        <w:t>Xa7</w:t>
      </w:r>
      <w:r>
        <w:rPr>
          <w:rFonts w:ascii="Times New Roman" w:eastAsia="Times New Roman" w:hAnsi="Times New Roman" w:cs="Times New Roman"/>
          <w:sz w:val="24"/>
          <w:szCs w:val="24"/>
        </w:rPr>
        <w:t xml:space="preserve"> gene confers resistance to the bacterial blight pathogen </w:t>
      </w:r>
      <w:r>
        <w:rPr>
          <w:rFonts w:ascii="Times New Roman" w:eastAsia="Times New Roman" w:hAnsi="Times New Roman" w:cs="Times New Roman"/>
          <w:i/>
          <w:sz w:val="24"/>
          <w:szCs w:val="24"/>
        </w:rPr>
        <w:t>Xanthomonas oryzae</w:t>
      </w:r>
      <w:r>
        <w:rPr>
          <w:rFonts w:ascii="Times New Roman" w:eastAsia="Times New Roman" w:hAnsi="Times New Roman" w:cs="Times New Roman"/>
          <w:sz w:val="24"/>
          <w:szCs w:val="24"/>
        </w:rPr>
        <w:t xml:space="preserve">, through a gene-for-gene interaction with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AvrXa7</w:t>
      </w:r>
      <w:r>
        <w:rPr>
          <w:rFonts w:ascii="Times New Roman" w:eastAsia="Times New Roman" w:hAnsi="Times New Roman" w:cs="Times New Roman"/>
          <w:sz w:val="24"/>
          <w:szCs w:val="24"/>
        </w:rPr>
        <w:t xml:space="preserve">. It has been shown that </w:t>
      </w:r>
      <w:r>
        <w:rPr>
          <w:rFonts w:ascii="Times New Roman" w:eastAsia="Times New Roman" w:hAnsi="Times New Roman" w:cs="Times New Roman"/>
          <w:i/>
          <w:sz w:val="24"/>
          <w:szCs w:val="24"/>
        </w:rPr>
        <w:t xml:space="preserve">X. oryzae </w:t>
      </w:r>
      <w:r>
        <w:rPr>
          <w:rFonts w:ascii="Times New Roman" w:eastAsia="Times New Roman" w:hAnsi="Times New Roman" w:cs="Times New Roman"/>
          <w:sz w:val="24"/>
          <w:szCs w:val="24"/>
        </w:rPr>
        <w:t>mutants lacking avirulence activity are less aggressive in both laboratory and field studies, and they fail to persist in field population</w:t>
      </w:r>
      <w:r>
        <w:rPr>
          <w:rFonts w:ascii="Times New Roman" w:eastAsia="Times New Roman" w:hAnsi="Times New Roman" w:cs="Times New Roman"/>
          <w:sz w:val="24"/>
          <w:szCs w:val="24"/>
        </w:rPr>
        <w:t xml:space="preserve">s, suggesting that </w:t>
      </w:r>
      <w:r>
        <w:rPr>
          <w:rFonts w:ascii="Times New Roman" w:eastAsia="Times New Roman" w:hAnsi="Times New Roman" w:cs="Times New Roman"/>
          <w:i/>
          <w:sz w:val="24"/>
          <w:szCs w:val="24"/>
        </w:rPr>
        <w:t>Xa7</w:t>
      </w:r>
      <w:r>
        <w:rPr>
          <w:rFonts w:ascii="Times New Roman" w:eastAsia="Times New Roman" w:hAnsi="Times New Roman" w:cs="Times New Roman"/>
          <w:sz w:val="24"/>
          <w:szCs w:val="24"/>
        </w:rPr>
        <w:t xml:space="preserve"> should provide good disease control over time through a fitness penalty mechanism (Cruz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2000). In the rice-</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pathosystem, deletion of entire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is a common </w:t>
      </w:r>
      <w:r>
        <w:rPr>
          <w:rFonts w:ascii="Times New Roman" w:eastAsia="Times New Roman" w:hAnsi="Times New Roman" w:cs="Times New Roman"/>
          <w:sz w:val="24"/>
          <w:szCs w:val="24"/>
        </w:rPr>
        <w:lastRenderedPageBreak/>
        <w:t xml:space="preserve">mechanism for the pathogen to evade host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However, analysis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deletion mutants has failed to identify loss of aggressiveness phenotypes or candidates for durable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this rice-blast pathosystem. Deletion of </w:t>
      </w:r>
      <w:r>
        <w:rPr>
          <w:rFonts w:ascii="Times New Roman" w:eastAsia="Times New Roman" w:hAnsi="Times New Roman" w:cs="Times New Roman"/>
          <w:i/>
          <w:iCs/>
          <w:sz w:val="24"/>
          <w:szCs w:val="24"/>
        </w:rPr>
        <w:t>AVR</w:t>
      </w:r>
      <w:r>
        <w:rPr>
          <w:rFonts w:ascii="Times New Roman" w:eastAsia="Times New Roman" w:hAnsi="Times New Roman" w:cs="Times New Roman"/>
          <w:sz w:val="24"/>
          <w:szCs w:val="24"/>
        </w:rPr>
        <w:t xml:space="preserve"> genes has facilitated the cloning processes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AVR-Pik/km/</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Miki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p>
    <w:p w14:paraId="5FFA5D5B" w14:textId="77777777" w:rsidR="00802F92" w:rsidRDefault="00A063F7">
      <w:pPr>
        <w:spacing w:line="360" w:lineRule="auto"/>
        <w:jc w:val="both"/>
        <w:rPr>
          <w:rFonts w:ascii="Times New Roman" w:hAnsi="Times New Roman"/>
        </w:rPr>
      </w:pPr>
      <w:bookmarkStart w:id="4" w:name="_ljq3zic7xfw3"/>
      <w:bookmarkEnd w:id="4"/>
      <w:r>
        <w:rPr>
          <w:rFonts w:ascii="Times New Roman" w:eastAsia="Times New Roman" w:hAnsi="Times New Roman" w:cs="Times New Roman"/>
          <w:sz w:val="24"/>
          <w:szCs w:val="24"/>
        </w:rPr>
        <w:t xml:space="preserve">To date, 12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including </w:t>
      </w:r>
      <w:r>
        <w:rPr>
          <w:rFonts w:ascii="Times New Roman" w:eastAsia="Times New Roman" w:hAnsi="Times New Roman" w:cs="Times New Roman"/>
          <w:i/>
          <w:sz w:val="24"/>
          <w:szCs w:val="24"/>
        </w:rPr>
        <w:t>PWL2, AVR1-CO39, AVR-Pita, ACE1, AVR-Pia,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AVR-Pi9, 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i/>
          <w:sz w:val="24"/>
          <w:szCs w:val="24"/>
        </w:rPr>
        <w:t xml:space="preserve">, PWT3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PWT4</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have been characterized from pathogen isolates originating in rice and non-rice hosts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Kang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1995; Sweigard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1995; Farman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1998; </w:t>
      </w:r>
      <w:proofErr w:type="spellStart"/>
      <w:r>
        <w:rPr>
          <w:rFonts w:ascii="Times New Roman" w:eastAsia="Times New Roman" w:hAnsi="Times New Roman" w:cs="Times New Roman"/>
          <w:sz w:val="24"/>
          <w:szCs w:val="24"/>
        </w:rPr>
        <w:t>Fudal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2005; Li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Ribot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2013; Wu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w:t>
      </w:r>
      <w:r>
        <w:rPr>
          <w:rFonts w:ascii="Times New Roman" w:eastAsia="Times New Roman" w:hAnsi="Times New Roman" w:cs="Times New Roman"/>
          <w:color w:val="000000"/>
          <w:sz w:val="24"/>
          <w:szCs w:val="24"/>
          <w:highlight w:val="white"/>
        </w:rPr>
        <w:t xml:space="preserve">Inoue </w:t>
      </w:r>
      <w:r>
        <w:rPr>
          <w:rFonts w:ascii="Times New Roman" w:eastAsia="Times New Roman" w:hAnsi="Times New Roman" w:cs="Times New Roman"/>
          <w:i/>
          <w:color w:val="000000"/>
          <w:sz w:val="24"/>
          <w:szCs w:val="24"/>
          <w:highlight w:val="white"/>
        </w:rPr>
        <w:t>et al</w:t>
      </w:r>
      <w:r>
        <w:rPr>
          <w:rFonts w:ascii="Times New Roman" w:eastAsia="Times New Roman" w:hAnsi="Times New Roman" w:cs="Times New Roman"/>
          <w:color w:val="000000"/>
          <w:sz w:val="24"/>
          <w:szCs w:val="24"/>
          <w:highlight w:val="white"/>
        </w:rPr>
        <w:t>., 2017</w:t>
      </w:r>
      <w:r>
        <w:rPr>
          <w:rFonts w:ascii="Times New Roman" w:eastAsia="Times New Roman" w:hAnsi="Times New Roman" w:cs="Times New Roman"/>
          <w:sz w:val="24"/>
          <w:szCs w:val="24"/>
        </w:rPr>
        <w:t xml:space="preserve">). </w:t>
      </w:r>
    </w:p>
    <w:p w14:paraId="5FFA5D5C" w14:textId="77777777" w:rsidR="00802F92" w:rsidRDefault="00A063F7">
      <w:pPr>
        <w:spacing w:line="360" w:lineRule="auto"/>
        <w:jc w:val="both"/>
        <w:rPr>
          <w:rFonts w:ascii="Times New Roman" w:hAnsi="Times New Roman"/>
        </w:rPr>
      </w:pPr>
      <w:bookmarkStart w:id="5" w:name="_z6frfu1eoc7x"/>
      <w:bookmarkEnd w:id="5"/>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encodes a predicted metalloprotease that directly recognizes the product of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 xml:space="preserve">Pi-ta </w:t>
      </w:r>
      <w:r>
        <w:rPr>
          <w:rFonts w:ascii="Times New Roman" w:eastAsia="Times New Roman" w:hAnsi="Times New Roman" w:cs="Times New Roman"/>
          <w:sz w:val="24"/>
          <w:szCs w:val="24"/>
        </w:rPr>
        <w:t xml:space="preserve">(Jia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The function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requires the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gene, an armadillo type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Together, these genes constitute the highly resistant gene cluster </w:t>
      </w:r>
      <w:r>
        <w:rPr>
          <w:rFonts w:ascii="Times New Roman" w:eastAsia="Times New Roman" w:hAnsi="Times New Roman" w:cs="Times New Roman"/>
          <w:i/>
          <w:sz w:val="24"/>
          <w:szCs w:val="24"/>
        </w:rPr>
        <w:t>Pita/Pita</w:t>
      </w:r>
      <w:r>
        <w:rPr>
          <w:rFonts w:ascii="Times New Roman" w:eastAsia="Times New Roman" w:hAnsi="Times New Roman" w:cs="Times New Roman"/>
          <w:sz w:val="24"/>
          <w:szCs w:val="24"/>
        </w:rPr>
        <w:t>2/</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w:t>
      </w:r>
      <w:r>
        <w:rPr>
          <w:rFonts w:ascii="Times New Roman" w:eastAsia="Times New Roman" w:hAnsi="Times New Roman" w:cs="Times New Roman"/>
          <w:color w:val="000000"/>
          <w:sz w:val="24"/>
          <w:szCs w:val="24"/>
          <w:shd w:val="clear" w:color="auto" w:fill="FCFCFC"/>
        </w:rPr>
        <w:t xml:space="preserve">Meng </w:t>
      </w:r>
      <w:r>
        <w:rPr>
          <w:rFonts w:ascii="Times New Roman" w:eastAsia="Times New Roman" w:hAnsi="Times New Roman" w:cs="Times New Roman"/>
          <w:i/>
          <w:color w:val="000000"/>
          <w:sz w:val="24"/>
          <w:szCs w:val="24"/>
          <w:shd w:val="clear" w:color="auto" w:fill="FCFCFC"/>
        </w:rPr>
        <w:t>et al</w:t>
      </w:r>
      <w:r>
        <w:rPr>
          <w:rFonts w:ascii="Times New Roman" w:eastAsia="Times New Roman" w:hAnsi="Times New Roman" w:cs="Times New Roman"/>
          <w:color w:val="000000"/>
          <w:sz w:val="24"/>
          <w:szCs w:val="24"/>
          <w:shd w:val="clear" w:color="auto" w:fill="FCFCFC"/>
        </w:rPr>
        <w:t>., 2020</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AVR-Pita </w:t>
      </w:r>
      <w:r>
        <w:rPr>
          <w:rFonts w:ascii="Times New Roman" w:eastAsia="Times New Roman" w:hAnsi="Times New Roman" w:cs="Times New Roman"/>
          <w:sz w:val="24"/>
          <w:szCs w:val="24"/>
        </w:rPr>
        <w:t xml:space="preserve">belongs to a small gene family and was </w:t>
      </w:r>
      <w:proofErr w:type="gramStart"/>
      <w:r>
        <w:rPr>
          <w:rFonts w:ascii="Times New Roman" w:eastAsia="Times New Roman" w:hAnsi="Times New Roman" w:cs="Times New Roman"/>
          <w:sz w:val="24"/>
          <w:szCs w:val="24"/>
        </w:rPr>
        <w:t>renamed to</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xml:space="preserve">Khang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2008</w:t>
      </w:r>
      <w:r>
        <w:rPr>
          <w:rFonts w:ascii="Times New Roman" w:eastAsia="Times New Roman" w:hAnsi="Times New Roman" w:cs="Times New Roman"/>
          <w:sz w:val="24"/>
          <w:szCs w:val="24"/>
        </w:rPr>
        <w:t xml:space="preserve">). The DNA sequences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alleles are highly diverse, with previous reports indicating high nucleotide diversity in the coding regions (Huang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All functional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haplotypes were identified from avirulent isolates, and they genetically interact with the only known functional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allele. Deletion of large DNA fragments or insertion of transposable elements within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these isolates causes a gain in virulence activity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2014;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2007; Dai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2010;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2013).</w:t>
      </w:r>
    </w:p>
    <w:p w14:paraId="5FFA5D5D" w14:textId="77777777" w:rsidR="00802F92" w:rsidRDefault="00A063F7">
      <w:pPr>
        <w:spacing w:line="360" w:lineRule="auto"/>
        <w:jc w:val="both"/>
        <w:rPr>
          <w:rFonts w:ascii="Times New Roman" w:hAnsi="Times New Roman"/>
        </w:rPr>
      </w:pPr>
      <w:bookmarkStart w:id="6" w:name="_sbcw0a66vd2x"/>
      <w:bookmarkEnd w:id="6"/>
      <w:r>
        <w:rPr>
          <w:rFonts w:ascii="Times New Roman" w:eastAsia="Times New Roman" w:hAnsi="Times New Roman" w:cs="Times New Roman"/>
          <w:sz w:val="24"/>
          <w:szCs w:val="24"/>
        </w:rPr>
        <w:t xml:space="preserve">In contrast, </w:t>
      </w:r>
      <w:r>
        <w:rPr>
          <w:rFonts w:ascii="Times New Roman" w:eastAsia="Times New Roman" w:hAnsi="Times New Roman" w:cs="Times New Roman"/>
          <w:i/>
          <w:sz w:val="24"/>
          <w:szCs w:val="24"/>
        </w:rPr>
        <w:t>AVR-Pik/km/</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encodes a predicted MAX effector (De Guillen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haplotypes determined resistance specificity towards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alleles, </w:t>
      </w:r>
      <w:r>
        <w:rPr>
          <w:rFonts w:ascii="Times New Roman" w:eastAsia="Times New Roman" w:hAnsi="Times New Roman" w:cs="Times New Roman"/>
          <w:i/>
          <w:sz w:val="24"/>
          <w:szCs w:val="24"/>
        </w:rPr>
        <w:t>Pi-km, 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 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at the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locus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r>
        <w:rPr>
          <w:rFonts w:ascii="Times New Roman" w:eastAsia="Times New Roman" w:hAnsi="Times New Roman" w:cs="Times New Roman"/>
          <w:color w:val="000000"/>
          <w:sz w:val="24"/>
          <w:szCs w:val="24"/>
        </w:rPr>
        <w:t xml:space="preserve">Kanzaki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2012; </w:t>
      </w:r>
      <w:r>
        <w:rPr>
          <w:rFonts w:ascii="Times New Roman" w:eastAsia="Times New Roman" w:hAnsi="Times New Roman" w:cs="Times New Roman"/>
          <w:sz w:val="24"/>
          <w:szCs w:val="24"/>
        </w:rPr>
        <w:t xml:space="preserve">Wu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.,2014; </w:t>
      </w:r>
      <w:r>
        <w:rPr>
          <w:rFonts w:ascii="Times New Roman" w:eastAsia="Times New Roman" w:hAnsi="Times New Roman" w:cs="Times New Roman"/>
          <w:color w:val="000000"/>
          <w:sz w:val="24"/>
          <w:szCs w:val="24"/>
        </w:rPr>
        <w:t xml:space="preserve">Li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2019</w:t>
      </w:r>
      <w:r>
        <w:rPr>
          <w:rFonts w:ascii="Times New Roman" w:eastAsia="Times New Roman" w:hAnsi="Times New Roman" w:cs="Times New Roman"/>
          <w:sz w:val="24"/>
          <w:szCs w:val="24"/>
        </w:rPr>
        <w:t xml:space="preserve">). Complete deletion of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 causes rice cultivars with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to become susceptible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Loss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also alter host disease resistance to susceptibility (Yoshida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Miki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2009). </w:t>
      </w:r>
    </w:p>
    <w:p w14:paraId="5FFA5D5E"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Rice blast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determine the efficiencies of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deployed in rice fields. Many snapshots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composition have documented the complexities and variation between pathogen populations at different locations (</w:t>
      </w:r>
      <w:r>
        <w:rPr>
          <w:rFonts w:ascii="Times New Roman" w:eastAsia="Times New Roman" w:hAnsi="Times New Roman" w:cs="Times New Roman"/>
          <w:color w:val="000000"/>
          <w:sz w:val="24"/>
          <w:szCs w:val="24"/>
        </w:rPr>
        <w:t xml:space="preserve">Li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2014; </w:t>
      </w:r>
      <w:proofErr w:type="spellStart"/>
      <w:r>
        <w:rPr>
          <w:rFonts w:ascii="Times New Roman" w:eastAsia="Times New Roman" w:hAnsi="Times New Roman" w:cs="Times New Roman"/>
          <w:sz w:val="24"/>
          <w:szCs w:val="24"/>
        </w:rPr>
        <w:t>Selisana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Xing </w:t>
      </w:r>
      <w:r>
        <w:rPr>
          <w:rFonts w:ascii="Times New Roman" w:eastAsia="Times New Roman" w:hAnsi="Times New Roman" w:cs="Times New Roman"/>
          <w:i/>
          <w:sz w:val="24"/>
          <w:szCs w:val="24"/>
        </w:rPr>
        <w:lastRenderedPageBreak/>
        <w:t>et al</w:t>
      </w:r>
      <w:r>
        <w:rPr>
          <w:rFonts w:ascii="Times New Roman" w:eastAsia="Times New Roman" w:hAnsi="Times New Roman" w:cs="Times New Roman"/>
          <w:sz w:val="24"/>
          <w:szCs w:val="24"/>
        </w:rPr>
        <w:t xml:space="preserve">., 2017). Two independent studies using 131 isolates (Lopez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2019) and 77 isolates from different rice growing areas in the Philippines (</w:t>
      </w:r>
      <w:proofErr w:type="spellStart"/>
      <w:r>
        <w:rPr>
          <w:rFonts w:ascii="Times New Roman" w:eastAsia="Times New Roman" w:hAnsi="Times New Roman" w:cs="Times New Roman"/>
          <w:sz w:val="24"/>
          <w:szCs w:val="24"/>
        </w:rPr>
        <w:t>Selisana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 reported presence frequencies of 81.50% vs 21.9% for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64.16% vs</w:t>
      </w:r>
      <w:r>
        <w:rPr>
          <w:rFonts w:ascii="Times New Roman" w:eastAsia="Times New Roman" w:hAnsi="Times New Roman" w:cs="Times New Roman"/>
          <w:sz w:val="24"/>
          <w:szCs w:val="24"/>
        </w:rPr>
        <w:t xml:space="preserve"> 0% for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47.98% vs 84.9%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19.08% vs 2.7%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5.20% vs 0%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respectively. Zhang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rapidly analyzed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232 isolates from 1975-2009 using PCR (</w:t>
      </w:r>
      <w:r>
        <w:rPr>
          <w:rFonts w:ascii="Times New Roman" w:eastAsia="Times New Roman" w:hAnsi="Times New Roman" w:cs="Times New Roman"/>
          <w:color w:val="222222"/>
          <w:sz w:val="24"/>
          <w:szCs w:val="24"/>
        </w:rPr>
        <w:t xml:space="preserve">Zhang </w:t>
      </w:r>
      <w:r>
        <w:rPr>
          <w:rFonts w:ascii="Times New Roman" w:eastAsia="Times New Roman" w:hAnsi="Times New Roman" w:cs="Times New Roman"/>
          <w:i/>
          <w:color w:val="222222"/>
          <w:sz w:val="24"/>
          <w:szCs w:val="24"/>
        </w:rPr>
        <w:t>et al</w:t>
      </w:r>
      <w:r>
        <w:rPr>
          <w:rFonts w:ascii="Times New Roman" w:eastAsia="Times New Roman" w:hAnsi="Times New Roman" w:cs="Times New Roman"/>
          <w:color w:val="222222"/>
          <w:sz w:val="24"/>
          <w:szCs w:val="24"/>
        </w:rPr>
        <w:t>., 2020</w:t>
      </w:r>
      <w:r>
        <w:rPr>
          <w:rFonts w:ascii="Times New Roman" w:eastAsia="Times New Roman" w:hAnsi="Times New Roman" w:cs="Times New Roman"/>
          <w:sz w:val="24"/>
          <w:szCs w:val="24"/>
        </w:rPr>
        <w:t xml:space="preserve">). Because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can differ between locations, it is crucial to understand the dynamic pathogen populations. Additionally,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repertoire information should be sufficient to predict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efficacy for that region at that point in time. Longitudinal data is needed to model and project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gene  durability</w:t>
      </w:r>
      <w:proofErr w:type="gramEnd"/>
      <w:r>
        <w:rPr>
          <w:rFonts w:ascii="Times New Roman" w:eastAsia="Times New Roman" w:hAnsi="Times New Roman" w:cs="Times New Roman"/>
          <w:sz w:val="24"/>
          <w:szCs w:val="24"/>
        </w:rPr>
        <w:t xml:space="preserve"> in response to changing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across locations over time. </w:t>
      </w:r>
    </w:p>
    <w:p w14:paraId="5FFA5D5F" w14:textId="77777777" w:rsidR="00802F92" w:rsidRDefault="00A063F7">
      <w:pPr>
        <w:spacing w:before="120" w:after="120" w:line="360" w:lineRule="auto"/>
        <w:jc w:val="both"/>
        <w:rPr>
          <w:rFonts w:ascii="Times New Roman" w:hAnsi="Times New Roman"/>
        </w:rPr>
      </w:pPr>
      <w:bookmarkStart w:id="7" w:name="_zdzjn1meefh1"/>
      <w:bookmarkEnd w:id="7"/>
      <w:r>
        <w:rPr>
          <w:rFonts w:ascii="Times New Roman" w:eastAsia="Times New Roman" w:hAnsi="Times New Roman" w:cs="Times New Roman"/>
          <w:sz w:val="24"/>
          <w:szCs w:val="24"/>
        </w:rPr>
        <w:t xml:space="preserve">We previously reported that analysis of the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with neutral markers showed remarkable diversity relative to worldwide diversity. In our previous work, most variation was apparent over time rather than across geographic regions, although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 under asexual reproduction in the field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2017b). Here, we tried to </w:t>
      </w:r>
      <w:proofErr w:type="gramStart"/>
      <w:r>
        <w:rPr>
          <w:rFonts w:ascii="Times New Roman" w:eastAsia="Times New Roman" w:hAnsi="Times New Roman" w:cs="Times New Roman"/>
          <w:sz w:val="24"/>
          <w:szCs w:val="24"/>
        </w:rPr>
        <w:t>test against</w:t>
      </w:r>
      <w:proofErr w:type="gramEnd"/>
      <w:r>
        <w:rPr>
          <w:rFonts w:ascii="Times New Roman" w:eastAsia="Times New Roman" w:hAnsi="Times New Roman" w:cs="Times New Roman"/>
          <w:sz w:val="24"/>
          <w:szCs w:val="24"/>
        </w:rPr>
        <w:t xml:space="preserve"> our expectations from the gene-for-gene hypothesis, i.e. rice host resistance is a major driving force for genetic variability in the blast fungus. We directly test this hypothesis by characterizing 8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t>
      </w:r>
      <w:r>
        <w:rPr>
          <w:rFonts w:ascii="Times New Roman" w:eastAsia="Times New Roman" w:hAnsi="Times New Roman" w:cs="Times New Roman"/>
          <w:sz w:val="24"/>
          <w:szCs w:val="24"/>
        </w:rPr>
        <w:t xml:space="preserve">in 840 U.S. field isolates collected from 1959 to 2017. We analyzed historical rice production records for this same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in order to</w:t>
      </w:r>
      <w:proofErr w:type="gramEnd"/>
      <w:r>
        <w:rPr>
          <w:rFonts w:ascii="Times New Roman" w:eastAsia="Times New Roman" w:hAnsi="Times New Roman" w:cs="Times New Roman"/>
          <w:sz w:val="24"/>
          <w:szCs w:val="24"/>
        </w:rPr>
        <w:t xml:space="preserve"> understand the relationship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with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field. Little variation, either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presence or protein haplotype variation, occurred for 4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lacking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field. Two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corresponding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widely deployed in the late 1960s and 1970s have been rarely detected in the U.S. pathogen population sin</w:t>
      </w:r>
      <w:r>
        <w:rPr>
          <w:rFonts w:ascii="Times New Roman" w:eastAsia="Times New Roman" w:hAnsi="Times New Roman" w:cs="Times New Roman"/>
          <w:sz w:val="24"/>
          <w:szCs w:val="24"/>
        </w:rPr>
        <w:t xml:space="preserve">ce then. Among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genes examined in the present study, only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had diversity in amino acid sequences, with 37 and 7 variants, respectively.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frequency recovered to high levels after removal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from the field, with rare isolation of the single pathotype lacking avirulence activity.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 frequency also increased after frequency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declined. The findings in the changes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correlated with the deployed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over six decades suggesting</w:t>
      </w:r>
      <w:r>
        <w:rPr>
          <w:rFonts w:ascii="Times New Roman" w:eastAsia="Times New Roman" w:hAnsi="Times New Roman" w:cs="Times New Roman"/>
          <w:sz w:val="24"/>
          <w:szCs w:val="24"/>
        </w:rPr>
        <w:t xml:space="preserve">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are an evolving defense arsenal. This knowledge is useful for developing rice varieties with the desired resistance to control blast disease. Understanding regional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adds valuable information for predicting and deploying durable resistance to blast disease.</w:t>
      </w:r>
      <w:r>
        <w:br w:type="page"/>
      </w:r>
    </w:p>
    <w:p w14:paraId="5FFA5D60"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Materials and methods</w:t>
      </w:r>
    </w:p>
    <w:p w14:paraId="5FFA5D61"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color w:val="000000"/>
          <w:sz w:val="24"/>
          <w:szCs w:val="24"/>
        </w:rPr>
        <w:t xml:space="preserve">Fungal materials and detection and DNA sequencing of the </w:t>
      </w:r>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genes</w:t>
      </w:r>
    </w:p>
    <w:p w14:paraId="5FFA5D62" w14:textId="77777777" w:rsidR="00802F92" w:rsidRDefault="00A063F7">
      <w:pPr>
        <w:spacing w:after="0" w:line="360" w:lineRule="auto"/>
        <w:rPr>
          <w:rFonts w:ascii="Times New Roman" w:hAnsi="Times New Roman"/>
        </w:rPr>
      </w:pPr>
      <w:r>
        <w:rPr>
          <w:rFonts w:ascii="Times New Roman" w:eastAsia="Times New Roman" w:hAnsi="Times New Roman" w:cs="Times New Roman"/>
          <w:sz w:val="24"/>
          <w:szCs w:val="24"/>
        </w:rPr>
        <w:t xml:space="preserve">A total of 840 field isolates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were collected from 1959 to 2017 across the U.S. rice production areas (AR, TX, LA, FL, MS, MO - </w:t>
      </w:r>
      <w:r>
        <w:rPr>
          <w:rFonts w:ascii="Times New Roman" w:eastAsia="Times New Roman" w:hAnsi="Times New Roman" w:cs="Times New Roman"/>
          <w:b/>
          <w:bCs/>
          <w:sz w:val="24"/>
          <w:szCs w:val="24"/>
        </w:rPr>
        <w:t>Table S2</w:t>
      </w:r>
      <w:r>
        <w:rPr>
          <w:rFonts w:ascii="Times New Roman" w:eastAsia="Times New Roman" w:hAnsi="Times New Roman" w:cs="Times New Roman"/>
          <w:sz w:val="24"/>
          <w:szCs w:val="24"/>
        </w:rPr>
        <w:t xml:space="preserve">). Due to low sample numbers, samples from FL were grouped with TX, and MO/TN were grouped with AR. Samples from before 1974 were excluded from the change </w:t>
      </w:r>
      <w:proofErr w:type="gramStart"/>
      <w:r>
        <w:rPr>
          <w:rFonts w:ascii="Times New Roman" w:eastAsia="Times New Roman" w:hAnsi="Times New Roman" w:cs="Times New Roman"/>
          <w:sz w:val="24"/>
          <w:szCs w:val="24"/>
        </w:rPr>
        <w:t>over time</w:t>
      </w:r>
      <w:proofErr w:type="gramEnd"/>
      <w:r>
        <w:rPr>
          <w:rFonts w:ascii="Times New Roman" w:eastAsia="Times New Roman" w:hAnsi="Times New Roman" w:cs="Times New Roman"/>
          <w:sz w:val="24"/>
          <w:szCs w:val="24"/>
        </w:rPr>
        <w:t xml:space="preserve"> analysis due to very low sample </w:t>
      </w:r>
      <w:proofErr w:type="gramStart"/>
      <w:r>
        <w:rPr>
          <w:rFonts w:ascii="Times New Roman" w:eastAsia="Times New Roman" w:hAnsi="Times New Roman" w:cs="Times New Roman"/>
          <w:sz w:val="24"/>
          <w:szCs w:val="24"/>
        </w:rPr>
        <w:t>number</w:t>
      </w:r>
      <w:proofErr w:type="gramEnd"/>
      <w:r>
        <w:rPr>
          <w:rFonts w:ascii="Times New Roman" w:eastAsia="Times New Roman" w:hAnsi="Times New Roman" w:cs="Times New Roman"/>
          <w:sz w:val="24"/>
          <w:szCs w:val="24"/>
        </w:rPr>
        <w:t xml:space="preserve">, although they were included in evolutionary analyses. The archived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before 2000 were collected by Dr. Toni Marchetti (ARS, Beaumont, Texas). From 2000 onwards, different individuals c</w:t>
      </w:r>
      <w:r>
        <w:rPr>
          <w:rFonts w:ascii="Times New Roman" w:eastAsia="Times New Roman" w:hAnsi="Times New Roman" w:cs="Times New Roman"/>
          <w:sz w:val="24"/>
          <w:szCs w:val="24"/>
        </w:rPr>
        <w:t xml:space="preserve">ollected the isolates. </w:t>
      </w:r>
    </w:p>
    <w:p w14:paraId="5FFA5D63" w14:textId="77777777" w:rsidR="00802F92" w:rsidRDefault="00A063F7">
      <w:pPr>
        <w:spacing w:after="0" w:line="360" w:lineRule="auto"/>
        <w:rPr>
          <w:rFonts w:ascii="Times New Roman" w:hAnsi="Times New Roman"/>
        </w:rPr>
      </w:pPr>
      <w:r>
        <w:rPr>
          <w:rFonts w:ascii="Times New Roman" w:eastAsia="Times New Roman" w:hAnsi="Times New Roman" w:cs="Times New Roman"/>
          <w:sz w:val="24"/>
          <w:szCs w:val="24"/>
        </w:rPr>
        <w:t xml:space="preserve">For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 detection (</w:t>
      </w:r>
      <w:r>
        <w:rPr>
          <w:rFonts w:ascii="Times New Roman" w:eastAsia="Times New Roman" w:hAnsi="Times New Roman" w:cs="Times New Roman"/>
          <w:b/>
          <w:bCs/>
          <w:sz w:val="24"/>
          <w:szCs w:val="24"/>
        </w:rPr>
        <w:t>Table S2</w:t>
      </w:r>
      <w:r>
        <w:rPr>
          <w:rFonts w:ascii="Times New Roman" w:eastAsia="Times New Roman" w:hAnsi="Times New Roman" w:cs="Times New Roman"/>
          <w:sz w:val="24"/>
          <w:szCs w:val="24"/>
        </w:rPr>
        <w:t xml:space="preserve">), several sets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specific primers were used to ensure that the absence of amplification was not due to non-structural, sequence variation at primer sites (</w:t>
      </w:r>
      <w:r>
        <w:rPr>
          <w:rFonts w:ascii="Times New Roman" w:eastAsia="Times New Roman" w:hAnsi="Times New Roman" w:cs="Times New Roman"/>
          <w:b/>
          <w:bCs/>
          <w:sz w:val="24"/>
          <w:szCs w:val="24"/>
        </w:rPr>
        <w:t>Table S1</w:t>
      </w:r>
      <w:r>
        <w:rPr>
          <w:rFonts w:ascii="Times New Roman" w:eastAsia="Times New Roman" w:hAnsi="Times New Roman" w:cs="Times New Roman"/>
          <w:sz w:val="24"/>
          <w:szCs w:val="24"/>
        </w:rPr>
        <w:t xml:space="preserve">). Except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and 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all</w:t>
      </w:r>
      <w:r>
        <w:rPr>
          <w:rFonts w:ascii="Times New Roman" w:eastAsia="Times New Roman" w:hAnsi="Times New Roman" w:cs="Times New Roman"/>
          <w:i/>
          <w:sz w:val="24"/>
          <w:szCs w:val="24"/>
        </w:rPr>
        <w:t xml:space="preserve"> AVR</w:t>
      </w:r>
      <w:r>
        <w:rPr>
          <w:rFonts w:ascii="Times New Roman" w:eastAsia="Times New Roman" w:hAnsi="Times New Roman" w:cs="Times New Roman"/>
          <w:sz w:val="24"/>
          <w:szCs w:val="24"/>
        </w:rPr>
        <w:t xml:space="preserve"> gene-specific primers were used for DNA sequencing of the entire open reading frame (ORF), plus 5’ and 3’ untranslated regions (UTR)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The polymerase chain reaction (PCR) products were purified by </w:t>
      </w:r>
      <w:proofErr w:type="spellStart"/>
      <w:r>
        <w:rPr>
          <w:rFonts w:ascii="Times New Roman" w:eastAsia="Times New Roman" w:hAnsi="Times New Roman" w:cs="Times New Roman"/>
          <w:sz w:val="24"/>
          <w:szCs w:val="24"/>
        </w:rPr>
        <w:t>ExoSAP</w:t>
      </w:r>
      <w:proofErr w:type="spellEnd"/>
      <w:r>
        <w:rPr>
          <w:rFonts w:ascii="Times New Roman" w:eastAsia="Times New Roman" w:hAnsi="Times New Roman" w:cs="Times New Roman"/>
          <w:sz w:val="24"/>
          <w:szCs w:val="24"/>
        </w:rPr>
        <w:t xml:space="preserve"> methods and Sanger sequenced at USDA-ARS Genomic</w:t>
      </w:r>
      <w:r>
        <w:rPr>
          <w:rFonts w:ascii="Times New Roman" w:eastAsia="Times New Roman" w:hAnsi="Times New Roman" w:cs="Times New Roman"/>
          <w:sz w:val="24"/>
          <w:szCs w:val="24"/>
        </w:rPr>
        <w:t>s and Bioinformatics Research Unit (Stoneville, Mississippi, U.S.).</w:t>
      </w:r>
      <w:r>
        <w:rPr>
          <w:rFonts w:ascii="Times New Roman" w:eastAsia="Times New Roman" w:hAnsi="Times New Roman" w:cs="Times New Roman"/>
        </w:rPr>
        <w:t xml:space="preserve"> </w:t>
      </w:r>
      <w:r>
        <w:rPr>
          <w:rFonts w:ascii="Times New Roman" w:eastAsia="Times New Roman" w:hAnsi="Times New Roman" w:cs="Times New Roman"/>
          <w:sz w:val="24"/>
          <w:szCs w:val="24"/>
        </w:rPr>
        <w:t xml:space="preserve">Specific fluorescence primers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(GenBank accession number: AB498873.1) were designed using Primer-BLAST (Ye et al., 2012) (</w:t>
      </w:r>
      <w:r>
        <w:rPr>
          <w:rFonts w:ascii="Times New Roman" w:eastAsia="Times New Roman" w:hAnsi="Times New Roman" w:cs="Times New Roman"/>
          <w:b/>
          <w:bCs/>
          <w:sz w:val="24"/>
          <w:szCs w:val="24"/>
        </w:rPr>
        <w:t>Table S1</w:t>
      </w:r>
      <w:r>
        <w:rPr>
          <w:rFonts w:ascii="Times New Roman" w:eastAsia="Times New Roman" w:hAnsi="Times New Roman" w:cs="Times New Roman"/>
          <w:sz w:val="24"/>
          <w:szCs w:val="24"/>
        </w:rPr>
        <w:t xml:space="preserve">), and specific fluorescence primers for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were designed by Zhang et al (Zhang et al., 2020, </w:t>
      </w:r>
      <w:r>
        <w:rPr>
          <w:rFonts w:ascii="Times New Roman" w:eastAsia="Times New Roman" w:hAnsi="Times New Roman" w:cs="Times New Roman"/>
          <w:b/>
          <w:bCs/>
          <w:sz w:val="24"/>
          <w:szCs w:val="24"/>
        </w:rPr>
        <w:t>Table S1</w:t>
      </w:r>
      <w:r>
        <w:rPr>
          <w:rFonts w:ascii="Times New Roman" w:eastAsia="Times New Roman" w:hAnsi="Times New Roman" w:cs="Times New Roman"/>
          <w:sz w:val="24"/>
          <w:szCs w:val="24"/>
        </w:rPr>
        <w:t xml:space="preserve">) for rapid detection. DNA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in </w:t>
      </w:r>
      <w:r>
        <w:rPr>
          <w:rFonts w:ascii="Times New Roman" w:eastAsia="Times New Roman" w:hAnsi="Times New Roman" w:cs="Times New Roman"/>
          <w:b/>
          <w:bCs/>
          <w:sz w:val="24"/>
          <w:szCs w:val="24"/>
        </w:rPr>
        <w:t>Dataset S2</w:t>
      </w:r>
      <w:r>
        <w:rPr>
          <w:rFonts w:ascii="Times New Roman" w:eastAsia="Times New Roman" w:hAnsi="Times New Roman" w:cs="Times New Roman"/>
          <w:sz w:val="24"/>
          <w:szCs w:val="24"/>
        </w:rPr>
        <w:t xml:space="preserve"> was extracted following a protocol described by Jia et al (Jia et al., 2014) with modifications which follow. Briefly, a piece of filter paper</w:t>
      </w:r>
      <w:r>
        <w:rPr>
          <w:rFonts w:ascii="Times New Roman" w:eastAsia="Times New Roman" w:hAnsi="Times New Roman" w:cs="Times New Roman"/>
          <w:sz w:val="24"/>
          <w:szCs w:val="24"/>
        </w:rPr>
        <w:t xml:space="preserve"> containing blast mycelia was put in a 0.2 mL tube with 100 </w:t>
      </w:r>
      <w:proofErr w:type="spellStart"/>
      <w:r>
        <w:rPr>
          <w:rFonts w:ascii="Times New Roman" w:eastAsia="Times New Roman" w:hAnsi="Times New Roman" w:cs="Times New Roman"/>
          <w:sz w:val="24"/>
          <w:szCs w:val="24"/>
        </w:rPr>
        <w:t>μL</w:t>
      </w:r>
      <w:proofErr w:type="spellEnd"/>
      <w:r>
        <w:rPr>
          <w:rFonts w:ascii="Times New Roman" w:eastAsia="Times New Roman" w:hAnsi="Times New Roman" w:cs="Times New Roman"/>
          <w:sz w:val="24"/>
          <w:szCs w:val="24"/>
        </w:rPr>
        <w:t xml:space="preserve"> lysis buffer (100 mM Tris-HCl, 2 mM EDTA, pH 8.0). The sample was heated at 95 °C for 10 min and centrifuged at 3000 rpm for 1 min. The solution was then diluted 1:3 with Tris-EDTA (TE) buffer. PCR was conducted as described previously (Wang et al., 2017). Annealing temperatures used for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were 67 °C and 55 °C respectively.</w:t>
      </w:r>
    </w:p>
    <w:p w14:paraId="5FFA5D64" w14:textId="77777777" w:rsidR="00802F92" w:rsidRDefault="00A063F7">
      <w:pPr>
        <w:spacing w:after="0" w:line="360" w:lineRule="auto"/>
        <w:rPr>
          <w:rFonts w:ascii="Times New Roman" w:hAnsi="Times New Roman"/>
        </w:rPr>
      </w:pP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were detected in publicly available resequencing datasets (see “DNA sequence analysis” for further detail) using a primer sequence match counting approach (</w:t>
      </w:r>
      <w:r>
        <w:rPr>
          <w:rFonts w:ascii="Times New Roman" w:eastAsia="Times New Roman" w:hAnsi="Times New Roman" w:cs="Times New Roman"/>
          <w:b/>
          <w:bCs/>
          <w:sz w:val="24"/>
          <w:szCs w:val="24"/>
        </w:rPr>
        <w:t>Dataset S2</w:t>
      </w:r>
      <w:r>
        <w:rPr>
          <w:rFonts w:ascii="Times New Roman" w:eastAsia="Times New Roman" w:hAnsi="Times New Roman" w:cs="Times New Roman"/>
          <w:sz w:val="24"/>
          <w:szCs w:val="24"/>
        </w:rPr>
        <w:t xml:space="preserve">). The `locate` subcommand in </w:t>
      </w:r>
      <w:proofErr w:type="spellStart"/>
      <w:r>
        <w:rPr>
          <w:rFonts w:ascii="Times New Roman" w:eastAsia="Times New Roman" w:hAnsi="Times New Roman" w:cs="Times New Roman"/>
          <w:sz w:val="24"/>
          <w:szCs w:val="24"/>
        </w:rPr>
        <w:t>seqkit</w:t>
      </w:r>
      <w:proofErr w:type="spellEnd"/>
      <w:r>
        <w:rPr>
          <w:rFonts w:ascii="Times New Roman" w:eastAsia="Times New Roman" w:hAnsi="Times New Roman" w:cs="Times New Roman"/>
          <w:sz w:val="24"/>
          <w:szCs w:val="24"/>
        </w:rPr>
        <w:t xml:space="preserve"> v2.9.0 was used to count the instances of exact matches to each of the fast-detection primer pairs in the quality-trimmed </w:t>
      </w:r>
      <w:proofErr w:type="spellStart"/>
      <w:r>
        <w:rPr>
          <w:rFonts w:ascii="Times New Roman" w:eastAsia="Times New Roman" w:hAnsi="Times New Roman" w:cs="Times New Roman"/>
          <w:sz w:val="24"/>
          <w:szCs w:val="24"/>
        </w:rPr>
        <w:t>fastq</w:t>
      </w:r>
      <w:proofErr w:type="spellEnd"/>
      <w:r>
        <w:rPr>
          <w:rFonts w:ascii="Times New Roman" w:eastAsia="Times New Roman" w:hAnsi="Times New Roman" w:cs="Times New Roman"/>
          <w:sz w:val="24"/>
          <w:szCs w:val="24"/>
        </w:rPr>
        <w:t xml:space="preserve"> files. An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was declared </w:t>
      </w:r>
      <w:r>
        <w:rPr>
          <w:rFonts w:ascii="Times New Roman" w:eastAsia="Times New Roman" w:hAnsi="Times New Roman" w:cs="Times New Roman"/>
          <w:sz w:val="24"/>
          <w:szCs w:val="24"/>
        </w:rPr>
        <w:lastRenderedPageBreak/>
        <w:t>“present” if both primer sequences were observed at least five times in a library and absent otherwise.</w:t>
      </w:r>
    </w:p>
    <w:p w14:paraId="5FFA5D65" w14:textId="77777777" w:rsidR="00802F92" w:rsidRDefault="00A063F7">
      <w:pPr>
        <w:spacing w:after="0" w:line="360" w:lineRule="auto"/>
        <w:rPr>
          <w:rFonts w:ascii="Times New Roman" w:hAnsi="Times New Roman"/>
        </w:rPr>
      </w:pPr>
      <w:r>
        <w:rPr>
          <w:rFonts w:ascii="Times New Roman" w:eastAsia="Times New Roman" w:hAnsi="Times New Roman" w:cs="Times New Roman"/>
          <w:sz w:val="24"/>
          <w:szCs w:val="24"/>
        </w:rPr>
        <w:t xml:space="preserve">Changes in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were plotted using the R package `ggplot2` v3.5.2 (Wickham, 2016). Smooth predictions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by year, along with the standard errors for the point-in-time estimates, on the response (probability) scale were generated with a cubic spline using the `gam` and `</w:t>
      </w:r>
      <w:proofErr w:type="spellStart"/>
      <w:r>
        <w:rPr>
          <w:rFonts w:ascii="Times New Roman" w:eastAsia="Times New Roman" w:hAnsi="Times New Roman" w:cs="Times New Roman"/>
          <w:sz w:val="24"/>
          <w:szCs w:val="24"/>
        </w:rPr>
        <w:t>predict.gam</w:t>
      </w:r>
      <w:proofErr w:type="spellEnd"/>
      <w:r>
        <w:rPr>
          <w:rFonts w:ascii="Times New Roman" w:eastAsia="Times New Roman" w:hAnsi="Times New Roman" w:cs="Times New Roman"/>
          <w:sz w:val="24"/>
          <w:szCs w:val="24"/>
        </w:rPr>
        <w:t xml:space="preserve">` functions in the R package </w:t>
      </w:r>
      <w:proofErr w:type="spellStart"/>
      <w:r>
        <w:rPr>
          <w:rFonts w:ascii="Times New Roman" w:eastAsia="Times New Roman" w:hAnsi="Times New Roman" w:cs="Times New Roman"/>
          <w:sz w:val="24"/>
          <w:szCs w:val="24"/>
        </w:rPr>
        <w:t>mgcv</w:t>
      </w:r>
      <w:proofErr w:type="spellEnd"/>
      <w:r>
        <w:rPr>
          <w:rFonts w:ascii="Times New Roman" w:eastAsia="Times New Roman" w:hAnsi="Times New Roman" w:cs="Times New Roman"/>
          <w:sz w:val="24"/>
          <w:szCs w:val="24"/>
        </w:rPr>
        <w:t xml:space="preserve"> v1.9-1 (Wood, 2011).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detections were grouped by year and treated as a binomial response in a generalized linear model (details follow).</w:t>
      </w:r>
    </w:p>
    <w:p w14:paraId="5FFA5D66" w14:textId="77777777" w:rsidR="00802F92" w:rsidRDefault="00A063F7">
      <w:pPr>
        <w:spacing w:after="0" w:line="360" w:lineRule="auto"/>
        <w:jc w:val="both"/>
        <w:rPr>
          <w:rFonts w:ascii="Times New Roman" w:hAnsi="Times New Roman"/>
        </w:rPr>
      </w:pPr>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and </w:t>
      </w:r>
      <w:r>
        <w:rPr>
          <w:rFonts w:ascii="Times New Roman" w:eastAsia="Times New Roman" w:hAnsi="Times New Roman" w:cs="Times New Roman"/>
          <w:b/>
          <w:i/>
          <w:color w:val="000000"/>
          <w:sz w:val="24"/>
          <w:szCs w:val="24"/>
        </w:rPr>
        <w:t xml:space="preserve">R </w:t>
      </w:r>
      <w:r>
        <w:rPr>
          <w:rFonts w:ascii="Times New Roman" w:eastAsia="Times New Roman" w:hAnsi="Times New Roman" w:cs="Times New Roman"/>
          <w:b/>
          <w:color w:val="000000"/>
          <w:sz w:val="24"/>
          <w:szCs w:val="24"/>
        </w:rPr>
        <w:t>gene frequency analyses</w:t>
      </w:r>
    </w:p>
    <w:p w14:paraId="5FFA5D67" w14:textId="77777777" w:rsidR="00802F92" w:rsidRDefault="00A063F7">
      <w:pPr>
        <w:spacing w:after="0" w:line="360" w:lineRule="auto"/>
        <w:jc w:val="both"/>
        <w:rPr>
          <w:rFonts w:ascii="Times New Roman" w:hAnsi="Times New Roman"/>
        </w:rPr>
      </w:pPr>
      <w:r>
        <w:rPr>
          <w:rFonts w:ascii="Times New Roman" w:eastAsia="Times New Roman" w:hAnsi="Times New Roman" w:cs="Times New Roman"/>
          <w:color w:val="000000"/>
          <w:sz w:val="24"/>
          <w:szCs w:val="24"/>
        </w:rPr>
        <w:t xml:space="preserve">The acreages of 160 rice varieties in four states (AR, TX, LA, and MS) along with their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genes were collected from available documentary sources (</w:t>
      </w:r>
      <w:r>
        <w:rPr>
          <w:rFonts w:ascii="Times New Roman" w:eastAsia="Times New Roman" w:hAnsi="Times New Roman" w:cs="Times New Roman"/>
          <w:b/>
          <w:bCs/>
          <w:sz w:val="24"/>
          <w:szCs w:val="24"/>
        </w:rPr>
        <w:t>Tables S3</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S4</w:t>
      </w:r>
      <w:r>
        <w:rPr>
          <w:rFonts w:ascii="Times New Roman" w:eastAsia="Times New Roman" w:hAnsi="Times New Roman" w:cs="Times New Roman"/>
          <w:color w:val="000000"/>
          <w:sz w:val="24"/>
          <w:szCs w:val="24"/>
        </w:rPr>
        <w:t>). Due to sparsity problems (no data for AR 1960-1963; AR, LA, MS, or TX for 1974; LA, MS, and TX for 1977-1989 and 2000; MS for 2014), values were interpolated before statistical modeling (</w:t>
      </w:r>
      <w:r>
        <w:rPr>
          <w:rFonts w:ascii="Times New Roman" w:eastAsia="Times New Roman" w:hAnsi="Times New Roman" w:cs="Times New Roman"/>
          <w:b/>
          <w:bCs/>
          <w:color w:val="000000"/>
          <w:sz w:val="24"/>
          <w:szCs w:val="24"/>
        </w:rPr>
        <w:t>Dat</w:t>
      </w:r>
      <w:r>
        <w:rPr>
          <w:rFonts w:ascii="Times New Roman" w:eastAsia="Times New Roman" w:hAnsi="Times New Roman" w:cs="Times New Roman"/>
          <w:b/>
          <w:bCs/>
          <w:sz w:val="24"/>
          <w:szCs w:val="24"/>
        </w:rPr>
        <w:t>aset S3</w:t>
      </w:r>
      <w:r>
        <w:rPr>
          <w:rFonts w:ascii="Times New Roman" w:eastAsia="Times New Roman" w:hAnsi="Times New Roman" w:cs="Times New Roman"/>
          <w:sz w:val="24"/>
          <w:szCs w:val="24"/>
        </w:rPr>
        <w:t>)</w:t>
      </w:r>
      <w:r>
        <w:rPr>
          <w:rFonts w:ascii="Times New Roman" w:eastAsia="Times New Roman" w:hAnsi="Times New Roman" w:cs="Times New Roman"/>
          <w:color w:val="000000"/>
          <w:sz w:val="24"/>
          <w:szCs w:val="24"/>
        </w:rPr>
        <w:t>. Varieties not listed in a particular year for a state were set to zero acres. For LA, MS, and TX, acreages of each rice variety were copied forward from 1976 to 1977-1981 and copied backward from 1990 to 1985-1989. Then, the `</w:t>
      </w:r>
      <w:proofErr w:type="spellStart"/>
      <w:r>
        <w:rPr>
          <w:rFonts w:ascii="Times New Roman" w:eastAsia="Times New Roman" w:hAnsi="Times New Roman" w:cs="Times New Roman"/>
          <w:color w:val="000000"/>
          <w:sz w:val="24"/>
          <w:szCs w:val="24"/>
        </w:rPr>
        <w:t>approx</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function, which uses linear interpolation, in R v4.4.3 was used for linear interpolation for all years having missing acreage.</w:t>
      </w:r>
    </w:p>
    <w:p w14:paraId="5FFA5D68" w14:textId="77777777" w:rsidR="00802F92" w:rsidRDefault="00A063F7">
      <w:pPr>
        <w:spacing w:after="0" w:line="360" w:lineRule="auto"/>
        <w:jc w:val="both"/>
        <w:rPr>
          <w:rFonts w:ascii="Times New Roman" w:hAnsi="Times New Roman"/>
        </w:rPr>
      </w:pPr>
      <w:r>
        <w:rPr>
          <w:rFonts w:ascii="Times New Roman" w:eastAsia="Times New Roman" w:hAnsi="Times New Roman" w:cs="Times New Roman"/>
          <w:color w:val="000000"/>
          <w:sz w:val="24"/>
          <w:szCs w:val="24"/>
        </w:rPr>
        <w:t xml:space="preserve">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gene’s frequency in each state and year were estimated using the interpolated rice acreage values along with the R gene presence/absence status collected from the literature.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frequency was </w:t>
      </w:r>
      <w:r>
        <w:rPr>
          <w:rFonts w:ascii="Times New Roman" w:eastAsia="Times New Roman" w:hAnsi="Times New Roman" w:cs="Times New Roman"/>
          <w:sz w:val="24"/>
          <w:szCs w:val="24"/>
        </w:rPr>
        <w:t>calculated</w:t>
      </w:r>
      <w:r>
        <w:rPr>
          <w:rFonts w:ascii="Times New Roman" w:eastAsia="Times New Roman" w:hAnsi="Times New Roman" w:cs="Times New Roman"/>
          <w:color w:val="000000"/>
          <w:sz w:val="24"/>
          <w:szCs w:val="24"/>
        </w:rPr>
        <w:t xml:space="preserve"> using the following formula:</w:t>
      </w:r>
    </w:p>
    <w:p w14:paraId="5FFA5D69" w14:textId="77777777" w:rsidR="00802F92" w:rsidRDefault="00A063F7">
      <w:pPr>
        <w:jc w:val="center"/>
        <w:rPr>
          <w:rFonts w:ascii="Times New Roman" w:hAnsi="Times New Roman"/>
        </w:rPr>
      </w:pPr>
      <m:oMathPara>
        <m:oMathParaPr>
          <m:jc m:val="center"/>
        </m:oMathParaPr>
        <m:oMath>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State</m:t>
              </m:r>
              <m:r>
                <w:rPr>
                  <w:rFonts w:ascii="Cambria Math" w:hAnsi="Cambria Math"/>
                </w:rPr>
                <m:t>,</m:t>
              </m:r>
              <m:r>
                <w:rPr>
                  <w:rFonts w:ascii="Cambria Math" w:hAnsi="Cambria Math"/>
                </w:rPr>
                <m:t>Year</m:t>
              </m:r>
            </m:e>
          </m:d>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160</m:t>
                  </m:r>
                </m:sup>
                <m:e>
                  <m:sSub>
                    <m:sSubPr>
                      <m:ctrlPr>
                        <w:rPr>
                          <w:rFonts w:ascii="Cambria Math" w:hAnsi="Cambria Math"/>
                        </w:rPr>
                      </m:ctrlPr>
                    </m:sSubPr>
                    <m:e>
                      <m:r>
                        <w:rPr>
                          <w:rFonts w:ascii="Cambria Math" w:hAnsi="Cambria Math"/>
                        </w:rPr>
                        <m:t>A</m:t>
                      </m:r>
                    </m:e>
                    <m:sub>
                      <m:r>
                        <w:rPr>
                          <w:rFonts w:ascii="Cambria Math" w:hAnsi="Cambria Math"/>
                        </w:rPr>
                        <m:t>State</m:t>
                      </m:r>
                      <m:r>
                        <w:rPr>
                          <w:rFonts w:ascii="Cambria Math" w:hAnsi="Cambria Math"/>
                        </w:rPr>
                        <m:t>,</m:t>
                      </m:r>
                      <m:r>
                        <w:rPr>
                          <w:rFonts w:ascii="Cambria Math" w:hAnsi="Cambria Math"/>
                        </w:rPr>
                        <m:t>Year</m:t>
                      </m:r>
                    </m:sub>
                  </m:sSub>
                </m:e>
              </m:nary>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R</m:t>
                      </m:r>
                    </m:e>
                    <m:sub>
                      <m:r>
                        <w:rPr>
                          <w:rFonts w:ascii="Cambria Math" w:hAnsi="Cambria Math"/>
                        </w:rPr>
                        <m:t>j</m:t>
                      </m:r>
                    </m:sub>
                  </m:sSub>
                </m:sub>
              </m:sSub>
              <m:d>
                <m:dPr>
                  <m:ctrlPr>
                    <w:rPr>
                      <w:rFonts w:ascii="Cambria Math" w:hAnsi="Cambria Math"/>
                    </w:rPr>
                  </m:ctrlPr>
                </m:dPr>
                <m:e>
                  <m:r>
                    <w:rPr>
                      <w:rFonts w:ascii="Cambria Math" w:hAnsi="Cambria Math"/>
                    </w:rPr>
                    <m:t>i</m:t>
                  </m:r>
                </m:e>
              </m:d>
            </m:num>
            <m:den>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160</m:t>
                  </m:r>
                </m:sup>
                <m:e>
                  <m:sSub>
                    <m:sSubPr>
                      <m:ctrlPr>
                        <w:rPr>
                          <w:rFonts w:ascii="Cambria Math" w:hAnsi="Cambria Math"/>
                        </w:rPr>
                      </m:ctrlPr>
                    </m:sSubPr>
                    <m:e>
                      <m:r>
                        <w:rPr>
                          <w:rFonts w:ascii="Cambria Math" w:hAnsi="Cambria Math"/>
                        </w:rPr>
                        <m:t>A</m:t>
                      </m:r>
                    </m:e>
                    <m:sub>
                      <m:r>
                        <w:rPr>
                          <w:rFonts w:ascii="Cambria Math" w:hAnsi="Cambria Math"/>
                        </w:rPr>
                        <m:t>State</m:t>
                      </m:r>
                      <m:r>
                        <w:rPr>
                          <w:rFonts w:ascii="Cambria Math" w:hAnsi="Cambria Math"/>
                        </w:rPr>
                        <m:t>,</m:t>
                      </m:r>
                      <m:r>
                        <w:rPr>
                          <w:rFonts w:ascii="Cambria Math" w:hAnsi="Cambria Math"/>
                        </w:rPr>
                        <m:t>Year</m:t>
                      </m:r>
                    </m:sub>
                  </m:sSub>
                </m:e>
              </m:nary>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R</m:t>
                      </m:r>
                    </m:e>
                    <m:sub>
                      <m:r>
                        <w:rPr>
                          <w:rFonts w:ascii="Cambria Math" w:hAnsi="Cambria Math"/>
                        </w:rPr>
                        <m:t>j</m:t>
                      </m:r>
                    </m:sub>
                  </m:sSub>
                </m:sub>
              </m:sSub>
              <m:d>
                <m:dPr>
                  <m:ctrlPr>
                    <w:rPr>
                      <w:rFonts w:ascii="Cambria Math" w:hAnsi="Cambria Math"/>
                    </w:rPr>
                  </m:ctrlPr>
                </m:dPr>
                <m:e>
                  <m:r>
                    <w:rPr>
                      <w:rFonts w:ascii="Cambria Math" w:hAnsi="Cambria Math"/>
                    </w:rPr>
                    <m:t>i</m:t>
                  </m:r>
                </m:e>
              </m:d>
              <m:r>
                <w:rPr>
                  <w:rFonts w:ascii="Cambria Math" w:hAnsi="Cambria Math"/>
                </w:rPr>
                <m:t>+</m:t>
              </m:r>
              <m:nary>
                <m:naryPr>
                  <m:chr m:val="∑"/>
                  <m:ctrlPr>
                    <w:rPr>
                      <w:rFonts w:ascii="Cambria Math" w:hAnsi="Cambria Math"/>
                    </w:rPr>
                  </m:ctrlPr>
                </m:naryPr>
                <m:sub>
                  <m:r>
                    <w:rPr>
                      <w:rFonts w:ascii="Cambria Math" w:hAnsi="Cambria Math"/>
                    </w:rPr>
                    <m:t>i</m:t>
                  </m:r>
                  <m:r>
                    <w:rPr>
                      <w:rFonts w:ascii="Cambria Math" w:hAnsi="Cambria Math"/>
                    </w:rPr>
                    <m:t>=1</m:t>
                  </m:r>
                </m:sub>
                <m:sup>
                  <m:r>
                    <w:rPr>
                      <w:rFonts w:ascii="Cambria Math" w:hAnsi="Cambria Math"/>
                    </w:rPr>
                    <m:t>160</m:t>
                  </m:r>
                </m:sup>
                <m:e>
                  <m:sSub>
                    <m:sSubPr>
                      <m:ctrlPr>
                        <w:rPr>
                          <w:rFonts w:ascii="Cambria Math" w:hAnsi="Cambria Math"/>
                        </w:rPr>
                      </m:ctrlPr>
                    </m:sSubPr>
                    <m:e>
                      <m:r>
                        <w:rPr>
                          <w:rFonts w:ascii="Cambria Math" w:hAnsi="Cambria Math"/>
                        </w:rPr>
                        <m:t>A</m:t>
                      </m:r>
                    </m:e>
                    <m:sub>
                      <m:r>
                        <w:rPr>
                          <w:rFonts w:ascii="Cambria Math" w:hAnsi="Cambria Math"/>
                        </w:rPr>
                        <m:t>State</m:t>
                      </m:r>
                      <m:r>
                        <w:rPr>
                          <w:rFonts w:ascii="Cambria Math" w:hAnsi="Cambria Math"/>
                        </w:rPr>
                        <m:t>,</m:t>
                      </m:r>
                      <m:r>
                        <w:rPr>
                          <w:rFonts w:ascii="Cambria Math" w:hAnsi="Cambria Math"/>
                        </w:rPr>
                        <m:t>Year</m:t>
                      </m:r>
                    </m:sub>
                  </m:sSub>
                </m:e>
              </m:nary>
              <m:d>
                <m:dPr>
                  <m:ctrlPr>
                    <w:rPr>
                      <w:rFonts w:ascii="Cambria Math" w:hAnsi="Cambria Math"/>
                    </w:rPr>
                  </m:ctrlPr>
                </m:dPr>
                <m:e>
                  <m:r>
                    <w:rPr>
                      <w:rFonts w:ascii="Cambria Math" w:hAnsi="Cambria Math"/>
                    </w:rPr>
                    <m:t>i</m:t>
                  </m:r>
                </m:e>
              </m:d>
              <m:r>
                <w:rPr>
                  <w:rFonts w:ascii="Cambria Math" w:hAnsi="Cambria Math"/>
                </w:rPr>
                <m:t>×</m:t>
              </m:r>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S</m:t>
                      </m:r>
                    </m:e>
                    <m:sub>
                      <m:r>
                        <w:rPr>
                          <w:rFonts w:ascii="Cambria Math" w:hAnsi="Cambria Math"/>
                        </w:rPr>
                        <m:t>j</m:t>
                      </m:r>
                    </m:sub>
                  </m:sSub>
                </m:sub>
              </m:sSub>
              <m:d>
                <m:dPr>
                  <m:ctrlPr>
                    <w:rPr>
                      <w:rFonts w:ascii="Cambria Math" w:hAnsi="Cambria Math"/>
                    </w:rPr>
                  </m:ctrlPr>
                </m:dPr>
                <m:e>
                  <m:r>
                    <w:rPr>
                      <w:rFonts w:ascii="Cambria Math" w:hAnsi="Cambria Math"/>
                    </w:rPr>
                    <m:t>i</m:t>
                  </m:r>
                </m:e>
              </m:d>
            </m:den>
          </m:f>
        </m:oMath>
      </m:oMathPara>
    </w:p>
    <w:p w14:paraId="5FFA5D6A" w14:textId="77777777" w:rsidR="00802F92" w:rsidRDefault="00A063F7">
      <w:pPr>
        <w:spacing w:line="360" w:lineRule="auto"/>
        <w:rPr>
          <w:rFonts w:ascii="Times New Roman" w:hAnsi="Times New Roman"/>
        </w:rPr>
      </w:pPr>
      <w:r>
        <w:rPr>
          <w:rFonts w:ascii="Times New Roman" w:eastAsia="Times New Roman" w:hAnsi="Times New Roman" w:cs="Times New Roman"/>
          <w:color w:val="000000"/>
          <w:sz w:val="24"/>
          <w:szCs w:val="24"/>
        </w:rPr>
        <w:t xml:space="preserve">Where </w:t>
      </w:r>
      <w:r>
        <w:rPr>
          <w:rFonts w:ascii="Times New Roman" w:eastAsia="Times New Roman" w:hAnsi="Times New Roman" w:cs="Times New Roman"/>
          <w:i/>
          <w:color w:val="000000"/>
          <w:sz w:val="24"/>
          <w:szCs w:val="24"/>
        </w:rPr>
        <w:t>P(</w:t>
      </w:r>
      <w:proofErr w:type="spellStart"/>
      <w:r>
        <w:rPr>
          <w:rFonts w:ascii="Times New Roman" w:eastAsia="Times New Roman" w:hAnsi="Times New Roman" w:cs="Times New Roman"/>
          <w:i/>
          <w:color w:val="000000"/>
          <w:sz w:val="24"/>
          <w:szCs w:val="24"/>
        </w:rPr>
        <w:t>R</w:t>
      </w:r>
      <w:r>
        <w:rPr>
          <w:rFonts w:ascii="Times New Roman" w:eastAsia="Times New Roman" w:hAnsi="Times New Roman" w:cs="Times New Roman"/>
          <w:i/>
          <w:color w:val="000000"/>
          <w:sz w:val="24"/>
          <w:szCs w:val="24"/>
          <w:vertAlign w:val="subscript"/>
        </w:rPr>
        <w:t>j</w:t>
      </w:r>
      <w:r>
        <w:rPr>
          <w:rFonts w:ascii="Times New Roman" w:eastAsia="Times New Roman" w:hAnsi="Times New Roman" w:cs="Times New Roman"/>
          <w:i/>
          <w:color w:val="000000"/>
          <w:sz w:val="24"/>
          <w:szCs w:val="24"/>
        </w:rPr>
        <w:t>|</w:t>
      </w:r>
      <w:proofErr w:type="gramStart"/>
      <w:r>
        <w:rPr>
          <w:rFonts w:ascii="Times New Roman" w:eastAsia="Times New Roman" w:hAnsi="Times New Roman" w:cs="Times New Roman"/>
          <w:i/>
          <w:color w:val="000000"/>
          <w:sz w:val="24"/>
          <w:szCs w:val="24"/>
        </w:rPr>
        <w:t>State,Year</w:t>
      </w:r>
      <w:proofErr w:type="spellEnd"/>
      <w:proofErr w:type="gram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the probability of a randomly sampled field or plot to contain a resistance gene </w:t>
      </w:r>
      <w:r>
        <w:rPr>
          <w:rFonts w:ascii="Times New Roman" w:eastAsia="Times New Roman" w:hAnsi="Times New Roman" w:cs="Times New Roman"/>
          <w:i/>
          <w:color w:val="000000"/>
          <w:sz w:val="24"/>
          <w:szCs w:val="24"/>
        </w:rPr>
        <w:t>j</w:t>
      </w:r>
      <w:r>
        <w:rPr>
          <w:rFonts w:ascii="Times New Roman" w:eastAsia="Times New Roman" w:hAnsi="Times New Roman" w:cs="Times New Roman"/>
          <w:color w:val="000000"/>
          <w:sz w:val="24"/>
          <w:szCs w:val="24"/>
        </w:rPr>
        <w:t xml:space="preserve"> in a specific state and year. </w:t>
      </w:r>
      <w:proofErr w:type="spellStart"/>
      <w:r>
        <w:rPr>
          <w:rFonts w:ascii="Times New Roman" w:eastAsia="Times New Roman" w:hAnsi="Times New Roman" w:cs="Times New Roman"/>
          <w:i/>
          <w:color w:val="000000"/>
          <w:sz w:val="24"/>
          <w:szCs w:val="24"/>
        </w:rPr>
        <w:t>I</w:t>
      </w:r>
      <w:r>
        <w:rPr>
          <w:rFonts w:ascii="Times New Roman" w:eastAsia="Times New Roman" w:hAnsi="Times New Roman" w:cs="Times New Roman"/>
          <w:i/>
          <w:color w:val="000000"/>
          <w:sz w:val="24"/>
          <w:szCs w:val="24"/>
          <w:vertAlign w:val="subscript"/>
        </w:rPr>
        <w:t>Rj</w:t>
      </w:r>
      <w:proofErr w:type="spellEnd"/>
      <w:r>
        <w:rPr>
          <w:rFonts w:ascii="Times New Roman" w:eastAsia="Times New Roman" w:hAnsi="Times New Roman" w:cs="Times New Roman"/>
          <w:i/>
          <w:color w:val="000000"/>
          <w:sz w:val="24"/>
          <w:szCs w:val="24"/>
          <w:vertAlign w:val="subscript"/>
        </w:rPr>
        <w:t xml:space="preserve"> </w:t>
      </w:r>
      <w:r>
        <w:rPr>
          <w:rFonts w:ascii="Times New Roman" w:eastAsia="Times New Roman" w:hAnsi="Times New Roman" w:cs="Times New Roman"/>
          <w:color w:val="000000"/>
          <w:sz w:val="24"/>
          <w:szCs w:val="24"/>
        </w:rPr>
        <w:t xml:space="preserve">is an indicator variable that takes value 1 if the rice variety is known to contain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w:t>
      </w:r>
      <w:r>
        <w:rPr>
          <w:rFonts w:ascii="Times New Roman" w:eastAsia="Times New Roman" w:hAnsi="Times New Roman" w:cs="Times New Roman"/>
          <w:i/>
          <w:color w:val="000000"/>
          <w:sz w:val="24"/>
          <w:szCs w:val="24"/>
        </w:rPr>
        <w:t xml:space="preserve">j, </w:t>
      </w:r>
      <w:r>
        <w:rPr>
          <w:rFonts w:ascii="Times New Roman" w:eastAsia="Times New Roman" w:hAnsi="Times New Roman" w:cs="Times New Roman"/>
          <w:color w:val="000000"/>
          <w:sz w:val="24"/>
          <w:szCs w:val="24"/>
        </w:rPr>
        <w:t xml:space="preserve">and 0 otherwise. </w:t>
      </w:r>
      <w:proofErr w:type="spellStart"/>
      <w:r>
        <w:rPr>
          <w:rFonts w:ascii="Times New Roman" w:eastAsia="Times New Roman" w:hAnsi="Times New Roman" w:cs="Times New Roman"/>
          <w:i/>
          <w:color w:val="000000"/>
          <w:sz w:val="24"/>
          <w:szCs w:val="24"/>
        </w:rPr>
        <w:t>I</w:t>
      </w:r>
      <w:r>
        <w:rPr>
          <w:rFonts w:ascii="Times New Roman" w:eastAsia="Times New Roman" w:hAnsi="Times New Roman" w:cs="Times New Roman"/>
          <w:i/>
          <w:color w:val="000000"/>
          <w:sz w:val="24"/>
          <w:szCs w:val="24"/>
          <w:vertAlign w:val="subscript"/>
        </w:rPr>
        <w:t>Sj</w:t>
      </w:r>
      <w:proofErr w:type="spellEnd"/>
      <w:r>
        <w:rPr>
          <w:rFonts w:ascii="Times New Roman" w:eastAsia="Times New Roman" w:hAnsi="Times New Roman" w:cs="Times New Roman"/>
          <w:i/>
          <w:color w:val="000000"/>
          <w:sz w:val="24"/>
          <w:szCs w:val="24"/>
        </w:rPr>
        <w:t xml:space="preserve"> </w:t>
      </w:r>
      <w:r>
        <w:rPr>
          <w:rFonts w:ascii="Times New Roman" w:eastAsia="Times New Roman" w:hAnsi="Times New Roman" w:cs="Times New Roman"/>
          <w:color w:val="000000"/>
          <w:sz w:val="24"/>
          <w:szCs w:val="24"/>
        </w:rPr>
        <w:t xml:space="preserve">is an indicator variable that takes value 1 if the rice variety is known </w:t>
      </w:r>
      <w:r>
        <w:rPr>
          <w:rFonts w:ascii="Times New Roman" w:eastAsia="Times New Roman" w:hAnsi="Times New Roman" w:cs="Times New Roman"/>
          <w:i/>
          <w:color w:val="000000"/>
          <w:sz w:val="24"/>
          <w:szCs w:val="24"/>
        </w:rPr>
        <w:t>not</w:t>
      </w:r>
      <w:r>
        <w:rPr>
          <w:rFonts w:ascii="Times New Roman" w:eastAsia="Times New Roman" w:hAnsi="Times New Roman" w:cs="Times New Roman"/>
          <w:color w:val="000000"/>
          <w:sz w:val="24"/>
          <w:szCs w:val="24"/>
        </w:rPr>
        <w:t xml:space="preserve"> to contain the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w:t>
      </w:r>
      <w:r>
        <w:rPr>
          <w:rFonts w:ascii="Times New Roman" w:eastAsia="Times New Roman" w:hAnsi="Times New Roman" w:cs="Times New Roman"/>
          <w:i/>
          <w:color w:val="000000"/>
          <w:sz w:val="24"/>
          <w:szCs w:val="24"/>
        </w:rPr>
        <w:t>j</w:t>
      </w:r>
      <w:r>
        <w:rPr>
          <w:rFonts w:ascii="Times New Roman" w:eastAsia="Times New Roman" w:hAnsi="Times New Roman" w:cs="Times New Roman"/>
          <w:color w:val="000000"/>
          <w:sz w:val="24"/>
          <w:szCs w:val="24"/>
        </w:rPr>
        <w:t xml:space="preserve">, and 0 otherwise. Rice varieties with unknown </w:t>
      </w:r>
      <w:r>
        <w:rPr>
          <w:rFonts w:ascii="Times New Roman" w:eastAsia="Times New Roman" w:hAnsi="Times New Roman" w:cs="Times New Roman"/>
          <w:i/>
          <w:color w:val="000000"/>
          <w:sz w:val="24"/>
          <w:szCs w:val="24"/>
        </w:rPr>
        <w:t>R</w:t>
      </w:r>
      <w:r>
        <w:rPr>
          <w:rFonts w:ascii="Times New Roman" w:eastAsia="Times New Roman" w:hAnsi="Times New Roman" w:cs="Times New Roman"/>
          <w:color w:val="000000"/>
          <w:sz w:val="24"/>
          <w:szCs w:val="24"/>
        </w:rPr>
        <w:t xml:space="preserve"> gene status were entirely excluded (</w:t>
      </w:r>
      <w:proofErr w:type="spellStart"/>
      <w:r>
        <w:rPr>
          <w:rFonts w:ascii="Times New Roman" w:eastAsia="Times New Roman" w:hAnsi="Times New Roman" w:cs="Times New Roman"/>
          <w:color w:val="000000"/>
          <w:sz w:val="24"/>
          <w:szCs w:val="24"/>
        </w:rPr>
        <w:t>i.e</w:t>
      </w:r>
      <w:proofErr w:type="spellEnd"/>
      <w:r>
        <w:rPr>
          <w:rFonts w:ascii="Times New Roman" w:eastAsia="Times New Roman" w:hAnsi="Times New Roman" w:cs="Times New Roman"/>
          <w:color w:val="000000"/>
          <w:sz w:val="24"/>
          <w:szCs w:val="24"/>
        </w:rPr>
        <w:t>, did not contribute to the denominator) from this analysis.</w:t>
      </w:r>
    </w:p>
    <w:p w14:paraId="5FFA5D6B" w14:textId="77777777" w:rsidR="00802F92" w:rsidRDefault="00A063F7">
      <w:pPr>
        <w:spacing w:line="360" w:lineRule="auto"/>
        <w:rPr>
          <w:rFonts w:ascii="Times New Roman" w:hAnsi="Times New Roman"/>
        </w:rPr>
      </w:pPr>
      <w:r>
        <w:rPr>
          <w:rFonts w:ascii="Times New Roman" w:eastAsia="Times New Roman" w:hAnsi="Times New Roman" w:cs="Times New Roman"/>
          <w:sz w:val="24"/>
          <w:szCs w:val="24"/>
        </w:rPr>
        <w:t xml:space="preserve">We hypothesized that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could impact the frequency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the field in a lagged fashion. For this reason, we first did some model selection for each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gene and their </w:t>
      </w:r>
      <w:r>
        <w:rPr>
          <w:rFonts w:ascii="Times New Roman" w:eastAsia="Times New Roman" w:hAnsi="Times New Roman" w:cs="Times New Roman"/>
          <w:sz w:val="24"/>
          <w:szCs w:val="24"/>
        </w:rPr>
        <w:lastRenderedPageBreak/>
        <w:t xml:space="preserve">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to determine which continuous time interval in prior years to use to predict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A time series lag was constructed by averaging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in each state, starting from </w:t>
      </w:r>
      <w:r>
        <w:rPr>
          <w:rFonts w:ascii="Times New Roman" w:eastAsia="Times New Roman" w:hAnsi="Times New Roman" w:cs="Times New Roman"/>
          <w:i/>
          <w:sz w:val="24"/>
          <w:szCs w:val="24"/>
        </w:rPr>
        <w:t>N</w:t>
      </w:r>
      <w:r>
        <w:rPr>
          <w:rFonts w:ascii="Times New Roman" w:eastAsia="Times New Roman" w:hAnsi="Times New Roman" w:cs="Times New Roman"/>
          <w:sz w:val="24"/>
          <w:szCs w:val="24"/>
        </w:rPr>
        <w:t xml:space="preserve"> years back and going up to </w:t>
      </w:r>
      <w:r>
        <w:rPr>
          <w:rFonts w:ascii="Times New Roman" w:eastAsia="Times New Roman" w:hAnsi="Times New Roman" w:cs="Times New Roman"/>
          <w:i/>
          <w:sz w:val="24"/>
          <w:szCs w:val="24"/>
        </w:rPr>
        <w:t>U</w:t>
      </w:r>
      <w:r>
        <w:rPr>
          <w:rFonts w:ascii="Times New Roman" w:eastAsia="Times New Roman" w:hAnsi="Times New Roman" w:cs="Times New Roman"/>
          <w:sz w:val="24"/>
          <w:szCs w:val="24"/>
        </w:rPr>
        <w:t xml:space="preserve"> years before the current year. For instance, if N=5 and U=3 and the focal year was 2000, then the </w:t>
      </w:r>
      <w:r>
        <w:rPr>
          <w:rFonts w:ascii="Times New Roman" w:eastAsia="Times New Roman" w:hAnsi="Times New Roman" w:cs="Times New Roman"/>
          <w:i/>
          <w:iCs/>
          <w:sz w:val="24"/>
          <w:szCs w:val="24"/>
        </w:rPr>
        <w:t xml:space="preserve">R </w:t>
      </w:r>
      <w:r>
        <w:rPr>
          <w:rFonts w:ascii="Times New Roman" w:eastAsia="Times New Roman" w:hAnsi="Times New Roman" w:cs="Times New Roman"/>
          <w:sz w:val="24"/>
          <w:szCs w:val="24"/>
        </w:rPr>
        <w:t xml:space="preserve">gene frequencies for 1995, 1996, and 1997 were average for form the new predictor. The lagged time series that had the lowest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-value for the linear term in the following generalized linear mixed model was selected for the next stage of </w:t>
      </w:r>
      <w:proofErr w:type="gramStart"/>
      <w:r>
        <w:rPr>
          <w:rFonts w:ascii="Times New Roman" w:eastAsia="Times New Roman" w:hAnsi="Times New Roman" w:cs="Times New Roman"/>
          <w:sz w:val="24"/>
          <w:szCs w:val="24"/>
        </w:rPr>
        <w:t>modeling :</w:t>
      </w:r>
      <w:proofErr w:type="gramEnd"/>
    </w:p>
    <w:p w14:paraId="5FFA5D6C" w14:textId="77777777" w:rsidR="00802F92" w:rsidRDefault="00A063F7">
      <w:pPr>
        <w:jc w:val="center"/>
        <w:rPr>
          <w:rFonts w:ascii="Times New Roman" w:hAnsi="Times New Roman"/>
        </w:rPr>
      </w:pPr>
      <m:oMathPara>
        <m:oMathParaPr>
          <m:jc m:val="center"/>
        </m:oMathParaPr>
        <m:oMath>
          <m:r>
            <w:rPr>
              <w:rFonts w:ascii="Cambria Math" w:hAnsi="Cambria Math"/>
            </w:rPr>
            <m:t>logit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AV</m:t>
                  </m:r>
                  <m:sSub>
                    <m:sSubPr>
                      <m:ctrlPr>
                        <w:rPr>
                          <w:rFonts w:ascii="Cambria Math" w:hAnsi="Cambria Math"/>
                        </w:rPr>
                      </m:ctrlPr>
                    </m:sSubPr>
                    <m:e>
                      <m:r>
                        <w:rPr>
                          <w:rFonts w:ascii="Cambria Math" w:hAnsi="Cambria Math"/>
                        </w:rPr>
                        <m:t>R</m:t>
                      </m:r>
                    </m:e>
                    <m:sub>
                      <m:r>
                        <w:rPr>
                          <w:rFonts w:ascii="Cambria Math" w:hAnsi="Cambria Math"/>
                        </w:rPr>
                        <m:t>j</m:t>
                      </m:r>
                    </m:sub>
                  </m:sSub>
                  <m:r>
                    <w:rPr>
                      <w:rFonts w:ascii="Cambria Math" w:hAnsi="Cambria Math"/>
                    </w:rPr>
                    <m:t>,</m:t>
                  </m:r>
                  <m:r>
                    <w:rPr>
                      <w:rFonts w:ascii="Cambria Math" w:hAnsi="Cambria Math"/>
                    </w:rPr>
                    <m:t>k</m:t>
                  </m:r>
                  <m:r>
                    <w:rPr>
                      <w:rFonts w:ascii="Cambria Math" w:hAnsi="Cambria Math"/>
                    </w:rPr>
                    <m:t>,</m:t>
                  </m:r>
                  <m:r>
                    <w:rPr>
                      <w:rFonts w:ascii="Cambria Math" w:hAnsi="Cambria Math"/>
                    </w:rPr>
                    <m:t>l</m:t>
                  </m:r>
                </m:sub>
              </m:sSub>
            </m:e>
          </m:d>
          <m:r>
            <w:rPr>
              <w:rFonts w:ascii="Cambria Math" w:hAnsi="Cambria Math"/>
            </w:rPr>
            <m:t>=1+</m:t>
          </m:r>
          <m:sSub>
            <m:sSubPr>
              <m:ctrlPr>
                <w:rPr>
                  <w:rFonts w:ascii="Cambria Math" w:hAnsi="Cambria Math"/>
                </w:rPr>
              </m:ctrlPr>
            </m:sSubPr>
            <m:e>
              <m:r>
                <w:rPr>
                  <w:rFonts w:ascii="Cambria Math" w:hAnsi="Cambria Math"/>
                </w:rPr>
                <m:t>S</m:t>
              </m:r>
            </m:e>
            <m:sub>
              <m:r>
                <w:rPr>
                  <w:rFonts w:ascii="Cambria Math" w:hAnsi="Cambria Math"/>
                </w:rPr>
                <m:t>k</m:t>
              </m:r>
            </m:sub>
          </m:sSub>
          <m:r>
            <w:rPr>
              <w:rFonts w:ascii="Cambria Math" w:hAnsi="Cambria Math"/>
            </w:rPr>
            <m:t>+</m:t>
          </m:r>
          <m:r>
            <w:rPr>
              <w:rFonts w:ascii="Cambria Math" w:hAnsi="Cambria Math"/>
            </w:rPr>
            <m:t>β</m:t>
          </m:r>
          <m: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j</m:t>
                  </m:r>
                  <m:r>
                    <w:rPr>
                      <w:rFonts w:ascii="Cambria Math" w:hAnsi="Cambria Math"/>
                    </w:rPr>
                    <m:t>,</m:t>
                  </m:r>
                  <m:r>
                    <w:rPr>
                      <w:rFonts w:ascii="Cambria Math" w:hAnsi="Cambria Math"/>
                    </w:rPr>
                    <m:t>kl</m:t>
                  </m:r>
                </m:sub>
              </m:sSub>
            </m:e>
          </m:d>
        </m:oMath>
      </m:oMathPara>
    </w:p>
    <w:p w14:paraId="5FFA5D6D"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 xml:space="preserve">Where the response is the log-odds of the proportion of samples containing a given AVR gene </w:t>
      </w:r>
      <w:r>
        <w:rPr>
          <w:rFonts w:ascii="Times New Roman" w:eastAsia="Times New Roman" w:hAnsi="Times New Roman" w:cs="Times New Roman"/>
          <w:i/>
          <w:sz w:val="24"/>
          <w:szCs w:val="24"/>
        </w:rPr>
        <w:t>j</w:t>
      </w:r>
      <w:r>
        <w:rPr>
          <w:rFonts w:ascii="Times New Roman" w:eastAsia="Times New Roman" w:hAnsi="Times New Roman" w:cs="Times New Roman"/>
          <w:sz w:val="24"/>
          <w:szCs w:val="24"/>
        </w:rPr>
        <w:t xml:space="preserve"> in state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with lagged </w:t>
      </w:r>
      <w:r>
        <w:rPr>
          <w:rFonts w:ascii="Times New Roman" w:eastAsia="Times New Roman" w:hAnsi="Times New Roman" w:cs="Times New Roman"/>
          <w:i/>
          <w:sz w:val="24"/>
          <w:szCs w:val="24"/>
        </w:rPr>
        <w:t>l</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proportion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in that same state </w:t>
      </w:r>
      <w:r>
        <w:rPr>
          <w:rFonts w:ascii="Times New Roman" w:eastAsia="Times New Roman" w:hAnsi="Times New Roman" w:cs="Times New Roman"/>
          <w:i/>
          <w:sz w:val="24"/>
          <w:szCs w:val="24"/>
        </w:rPr>
        <w:t>k</w:t>
      </w:r>
      <w:r>
        <w:rPr>
          <w:rFonts w:ascii="Times New Roman" w:eastAsia="Times New Roman" w:hAnsi="Times New Roman" w:cs="Times New Roman"/>
          <w:sz w:val="24"/>
          <w:szCs w:val="24"/>
        </w:rPr>
        <w:t xml:space="preserve">. The state </w:t>
      </w:r>
      <w:r>
        <w:rPr>
          <w:rFonts w:ascii="Times New Roman" w:eastAsia="Times New Roman" w:hAnsi="Times New Roman" w:cs="Times New Roman"/>
          <w:i/>
          <w:sz w:val="24"/>
          <w:szCs w:val="24"/>
        </w:rPr>
        <w:t>S</w:t>
      </w:r>
      <w:r>
        <w:rPr>
          <w:rFonts w:ascii="Times New Roman" w:eastAsia="Times New Roman" w:hAnsi="Times New Roman" w:cs="Times New Roman"/>
          <w:sz w:val="24"/>
          <w:szCs w:val="24"/>
        </w:rPr>
        <w:t xml:space="preserve"> was treated as a random effect because we want to generalize about what could happen in new localities if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frequencies were manipulated there as well. A single slope </w:t>
      </w:r>
      <w:r>
        <w:rPr>
          <w:rFonts w:ascii="Times New Roman" w:eastAsia="Times New Roman" w:hAnsi="Times New Roman" w:cs="Times New Roman"/>
          <w:i/>
          <w:sz w:val="24"/>
          <w:szCs w:val="24"/>
        </w:rPr>
        <w:t>β</w:t>
      </w:r>
      <w:r>
        <w:rPr>
          <w:rFonts w:ascii="Times New Roman" w:eastAsia="Times New Roman" w:hAnsi="Times New Roman" w:cs="Times New Roman"/>
          <w:sz w:val="24"/>
          <w:szCs w:val="24"/>
        </w:rPr>
        <w:t xml:space="preserve"> was modeled because we expect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frequencies to respond the same way to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frequencies regardless of locality. An uninformative Gaussian prior, with mean 0 and standard deviation 5 on the log-odds scale, was set on the slope term to ensure model convergence. The global intercept captures the predicted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in an average state with no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-gene present. </w:t>
      </w:r>
    </w:p>
    <w:p w14:paraId="5FFA5D6E"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 xml:space="preserve">The model was fit using the R package </w:t>
      </w:r>
      <w:proofErr w:type="spellStart"/>
      <w:r>
        <w:rPr>
          <w:rFonts w:ascii="Times New Roman" w:eastAsia="Times New Roman" w:hAnsi="Times New Roman" w:cs="Times New Roman"/>
          <w:sz w:val="24"/>
          <w:szCs w:val="24"/>
        </w:rPr>
        <w:t>glmmTMB</w:t>
      </w:r>
      <w:proofErr w:type="spellEnd"/>
      <w:r>
        <w:rPr>
          <w:rFonts w:ascii="Times New Roman" w:eastAsia="Times New Roman" w:hAnsi="Times New Roman" w:cs="Times New Roman"/>
          <w:sz w:val="24"/>
          <w:szCs w:val="24"/>
        </w:rPr>
        <w:t xml:space="preserve"> v1.1.11.9000 (Brooks et al, 2017). Model predictions for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in response to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were made using the `predict` function, and visualized on the response (proportion, not log-odds) scale. For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which has two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-genes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both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were used as predictors, and the results were visualized as a slice over different frequencies of </w:t>
      </w:r>
      <w:r>
        <w:rPr>
          <w:rFonts w:ascii="Times New Roman" w:eastAsia="Times New Roman" w:hAnsi="Times New Roman" w:cs="Times New Roman"/>
          <w:i/>
          <w:sz w:val="24"/>
          <w:szCs w:val="24"/>
        </w:rPr>
        <w:t>Pi-km.</w:t>
      </w:r>
    </w:p>
    <w:p w14:paraId="5FFA5D6F" w14:textId="77777777" w:rsidR="00802F92" w:rsidRDefault="00A063F7">
      <w:pPr>
        <w:spacing w:line="360" w:lineRule="auto"/>
        <w:rPr>
          <w:rFonts w:ascii="Times New Roman" w:hAnsi="Times New Roman"/>
        </w:rPr>
      </w:pPr>
      <w:r>
        <w:rPr>
          <w:rFonts w:ascii="Times New Roman" w:eastAsia="Times New Roman" w:hAnsi="Times New Roman" w:cs="Times New Roman"/>
          <w:b/>
          <w:sz w:val="24"/>
          <w:szCs w:val="24"/>
        </w:rPr>
        <w:t xml:space="preserve">DNA sequence analysis </w:t>
      </w:r>
    </w:p>
    <w:p w14:paraId="5FFA5D70"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 xml:space="preserve">The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w:t>
      </w:r>
      <w:r>
        <w:rPr>
          <w:rFonts w:ascii="Times New Roman" w:eastAsia="Times New Roman" w:hAnsi="Times New Roman" w:cs="Times New Roman"/>
          <w:sz w:val="24"/>
          <w:szCs w:val="24"/>
        </w:rPr>
        <w:t xml:space="preserve"> ‘70-15’ v3.0 (Dean et al, 2005) genome assembly and annotation files were downloaded from </w:t>
      </w:r>
      <w:proofErr w:type="spellStart"/>
      <w:r>
        <w:rPr>
          <w:rFonts w:ascii="Times New Roman" w:eastAsia="Times New Roman" w:hAnsi="Times New Roman" w:cs="Times New Roman"/>
          <w:sz w:val="24"/>
          <w:szCs w:val="24"/>
        </w:rPr>
        <w:t>MycoCosm</w:t>
      </w:r>
      <w:proofErr w:type="spellEnd"/>
      <w:r>
        <w:rPr>
          <w:rFonts w:ascii="Times New Roman" w:eastAsia="Times New Roman" w:hAnsi="Times New Roman" w:cs="Times New Roman"/>
          <w:sz w:val="24"/>
          <w:szCs w:val="24"/>
        </w:rPr>
        <w:t xml:space="preserve"> (Grigoriev et al, 2014). All the pathogen (</w:t>
      </w:r>
      <w:r>
        <w:rPr>
          <w:rFonts w:ascii="Times New Roman" w:eastAsia="Times New Roman" w:hAnsi="Times New Roman" w:cs="Times New Roman"/>
          <w:i/>
          <w:sz w:val="24"/>
          <w:szCs w:val="24"/>
        </w:rPr>
        <w:t>P. oryzae</w:t>
      </w:r>
      <w:r>
        <w:rPr>
          <w:rFonts w:ascii="Times New Roman" w:eastAsia="Times New Roman" w:hAnsi="Times New Roman" w:cs="Times New Roman"/>
          <w:sz w:val="24"/>
          <w:szCs w:val="24"/>
        </w:rPr>
        <w:t xml:space="preserve">) shotgun sequencing samples with collection dates, locations, and with “rice” listed as host were downloaded from the NCBI Sequence Read Archive (329 samples). Reads were trimmed using </w:t>
      </w:r>
      <w:proofErr w:type="spellStart"/>
      <w:r>
        <w:rPr>
          <w:rFonts w:ascii="Times New Roman" w:eastAsia="Times New Roman" w:hAnsi="Times New Roman" w:cs="Times New Roman"/>
          <w:sz w:val="24"/>
          <w:szCs w:val="24"/>
        </w:rPr>
        <w:t>fastp</w:t>
      </w:r>
      <w:proofErr w:type="spellEnd"/>
      <w:r>
        <w:rPr>
          <w:rFonts w:ascii="Times New Roman" w:eastAsia="Times New Roman" w:hAnsi="Times New Roman" w:cs="Times New Roman"/>
          <w:sz w:val="24"/>
          <w:szCs w:val="24"/>
        </w:rPr>
        <w:t xml:space="preserve"> v0.23.4 (Chen, 2023) and then aligned to the reference genome sequence using bwa-mem2 </w:t>
      </w:r>
      <w:r>
        <w:rPr>
          <w:rFonts w:ascii="Times New Roman" w:eastAsia="Times New Roman" w:hAnsi="Times New Roman" w:cs="Times New Roman"/>
          <w:sz w:val="24"/>
          <w:szCs w:val="24"/>
        </w:rPr>
        <w:lastRenderedPageBreak/>
        <w:t>v2.2.1 (</w:t>
      </w:r>
      <w:proofErr w:type="spellStart"/>
      <w:r>
        <w:rPr>
          <w:rFonts w:ascii="Times New Roman" w:eastAsia="Times New Roman" w:hAnsi="Times New Roman" w:cs="Times New Roman"/>
          <w:sz w:val="24"/>
          <w:szCs w:val="24"/>
        </w:rPr>
        <w:t>Vasimuddin</w:t>
      </w:r>
      <w:proofErr w:type="spellEnd"/>
      <w:r>
        <w:rPr>
          <w:rFonts w:ascii="Times New Roman" w:eastAsia="Times New Roman" w:hAnsi="Times New Roman" w:cs="Times New Roman"/>
          <w:sz w:val="24"/>
          <w:szCs w:val="24"/>
        </w:rPr>
        <w:t xml:space="preserve"> et al, 2019). Alignments were sorted using </w:t>
      </w:r>
      <w:proofErr w:type="spellStart"/>
      <w:r>
        <w:rPr>
          <w:rFonts w:ascii="Times New Roman" w:eastAsia="Times New Roman" w:hAnsi="Times New Roman" w:cs="Times New Roman"/>
          <w:sz w:val="24"/>
          <w:szCs w:val="24"/>
        </w:rPr>
        <w:t>sa</w:t>
      </w:r>
      <w:r>
        <w:rPr>
          <w:rFonts w:ascii="Times New Roman" w:eastAsia="Times New Roman" w:hAnsi="Times New Roman" w:cs="Times New Roman"/>
          <w:sz w:val="24"/>
          <w:szCs w:val="24"/>
        </w:rPr>
        <w:t>mtools</w:t>
      </w:r>
      <w:proofErr w:type="spellEnd"/>
      <w:r>
        <w:rPr>
          <w:rFonts w:ascii="Times New Roman" w:eastAsia="Times New Roman" w:hAnsi="Times New Roman" w:cs="Times New Roman"/>
          <w:sz w:val="24"/>
          <w:szCs w:val="24"/>
        </w:rPr>
        <w:t xml:space="preserve"> v1.20 and then fed through the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v1.21-106-g2d84e07e </w:t>
      </w:r>
      <w:proofErr w:type="spellStart"/>
      <w:r>
        <w:rPr>
          <w:rFonts w:ascii="Times New Roman" w:eastAsia="Times New Roman" w:hAnsi="Times New Roman" w:cs="Times New Roman"/>
          <w:sz w:val="24"/>
          <w:szCs w:val="24"/>
        </w:rPr>
        <w:t>mpileup</w:t>
      </w:r>
      <w:proofErr w:type="spellEnd"/>
      <w:r>
        <w:rPr>
          <w:rFonts w:ascii="Times New Roman" w:eastAsia="Times New Roman" w:hAnsi="Times New Roman" w:cs="Times New Roman"/>
          <w:sz w:val="24"/>
          <w:szCs w:val="24"/>
        </w:rPr>
        <w:t>-call pipeline (</w:t>
      </w:r>
      <w:proofErr w:type="spellStart"/>
      <w:r>
        <w:rPr>
          <w:rFonts w:ascii="Times New Roman" w:eastAsia="Times New Roman" w:hAnsi="Times New Roman" w:cs="Times New Roman"/>
          <w:sz w:val="24"/>
          <w:szCs w:val="24"/>
        </w:rPr>
        <w:t>Danecek</w:t>
      </w:r>
      <w:proofErr w:type="spellEnd"/>
      <w:r>
        <w:rPr>
          <w:rFonts w:ascii="Times New Roman" w:eastAsia="Times New Roman" w:hAnsi="Times New Roman" w:cs="Times New Roman"/>
          <w:sz w:val="24"/>
          <w:szCs w:val="24"/>
        </w:rPr>
        <w:t xml:space="preserve"> et al, 2021) to generate joint reference and variant calls at every reference genome position for all resequencing libraries.</w:t>
      </w:r>
    </w:p>
    <w:p w14:paraId="5FFA5D71"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The “all-sites” bcf file was used to estimate the population genetics quantities nucleotide diversity (</w:t>
      </w:r>
      <m:oMath>
        <m:acc>
          <m:accPr>
            <m:chr m:val="^"/>
            <m:ctrlPr>
              <w:rPr>
                <w:rFonts w:ascii="Cambria Math" w:hAnsi="Cambria Math"/>
              </w:rPr>
            </m:ctrlPr>
          </m:accPr>
          <m:e>
            <m:r>
              <w:rPr>
                <w:rFonts w:ascii="Cambria Math" w:hAnsi="Cambria Math"/>
              </w:rPr>
              <m:t>π</m:t>
            </m:r>
          </m:e>
        </m:acc>
      </m:oMath>
      <w:r>
        <w:rPr>
          <w:rFonts w:ascii="Times New Roman" w:eastAsia="Times New Roman" w:hAnsi="Times New Roman" w:cs="Times New Roman"/>
          <w:sz w:val="24"/>
          <w:szCs w:val="24"/>
        </w:rPr>
        <w:t>) and Tajima’s D (</w:t>
      </w:r>
      <w:r>
        <w:rPr>
          <w:rFonts w:ascii="Times New Roman" w:eastAsia="Times New Roman" w:hAnsi="Times New Roman" w:cs="Times New Roman"/>
          <w:i/>
          <w:sz w:val="24"/>
          <w:szCs w:val="24"/>
        </w:rPr>
        <w:t>D</w:t>
      </w:r>
      <w:r>
        <w:rPr>
          <w:rFonts w:ascii="Times New Roman" w:eastAsia="Times New Roman" w:hAnsi="Times New Roman" w:cs="Times New Roman"/>
          <w:sz w:val="24"/>
          <w:szCs w:val="24"/>
        </w:rPr>
        <w:t>) using a small R package written for this project (</w:t>
      </w:r>
      <w:proofErr w:type="spellStart"/>
      <w:r>
        <w:rPr>
          <w:rFonts w:ascii="Times New Roman" w:eastAsia="Times New Roman" w:hAnsi="Times New Roman" w:cs="Times New Roman"/>
          <w:sz w:val="24"/>
          <w:szCs w:val="24"/>
        </w:rPr>
        <w:t>genomicpp</w:t>
      </w:r>
      <w:proofErr w:type="spellEnd"/>
      <w:r>
        <w:rPr>
          <w:rFonts w:ascii="Times New Roman" w:eastAsia="Times New Roman" w:hAnsi="Times New Roman" w:cs="Times New Roman"/>
          <w:sz w:val="24"/>
          <w:szCs w:val="24"/>
        </w:rPr>
        <w:t xml:space="preserve"> – available in the project GitHub) that could handle multiallelic sites. It uses the methods presented in the pixy publication (</w:t>
      </w:r>
      <w:proofErr w:type="spellStart"/>
      <w:r>
        <w:rPr>
          <w:rFonts w:ascii="Times New Roman" w:eastAsia="Times New Roman" w:hAnsi="Times New Roman" w:cs="Times New Roman"/>
          <w:sz w:val="24"/>
          <w:szCs w:val="24"/>
        </w:rPr>
        <w:t>Korunes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Samuk</w:t>
      </w:r>
      <w:proofErr w:type="spellEnd"/>
      <w:r>
        <w:rPr>
          <w:rFonts w:ascii="Times New Roman" w:eastAsia="Times New Roman" w:hAnsi="Times New Roman" w:cs="Times New Roman"/>
          <w:sz w:val="24"/>
          <w:szCs w:val="24"/>
        </w:rPr>
        <w:t xml:space="preserve">, 2021). The statistics were estimated using data across all places and collection periods in exon, intron, and intergenic (likely neutral) segments of the genome. These data were used to generate an empirical null distribution on the distribution of these two statistics. We then used </w:t>
      </w:r>
      <w:r>
        <w:rPr>
          <w:rFonts w:ascii="Times New Roman" w:eastAsia="Times New Roman" w:hAnsi="Times New Roman" w:cs="Times New Roman"/>
          <w:sz w:val="24"/>
          <w:szCs w:val="24"/>
        </w:rPr>
        <w:t xml:space="preserve">the same methods to estimate nucleotide diversity and Tajima’s </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 xml:space="preserve"> for </w:t>
      </w:r>
      <w:r>
        <w:rPr>
          <w:rFonts w:ascii="Times New Roman" w:eastAsia="Times New Roman" w:hAnsi="Times New Roman" w:cs="Times New Roman"/>
          <w:i/>
          <w:iCs/>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AVR-Pik</w:t>
      </w:r>
      <w:r>
        <w:rPr>
          <w:rFonts w:ascii="Times New Roman" w:eastAsia="Times New Roman" w:hAnsi="Times New Roman" w:cs="Times New Roman"/>
          <w:sz w:val="24"/>
          <w:szCs w:val="24"/>
        </w:rPr>
        <w:t xml:space="preserve"> for which we had Sanger-sequenced alleles available and applied the empirical null distribution from the Global population to estimate the statistical significance of these values.</w:t>
      </w:r>
    </w:p>
    <w:p w14:paraId="5FFA5D72"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 xml:space="preserve">The read alignment (binary alignment map; BAM) files were re-used for separate </w:t>
      </w:r>
      <w:proofErr w:type="gramStart"/>
      <w:r>
        <w:rPr>
          <w:rFonts w:ascii="Times New Roman" w:eastAsia="Times New Roman" w:hAnsi="Times New Roman" w:cs="Times New Roman"/>
          <w:sz w:val="24"/>
          <w:szCs w:val="24"/>
        </w:rPr>
        <w:t>variant</w:t>
      </w:r>
      <w:proofErr w:type="gramEnd"/>
      <w:r>
        <w:rPr>
          <w:rFonts w:ascii="Times New Roman" w:eastAsia="Times New Roman" w:hAnsi="Times New Roman" w:cs="Times New Roman"/>
          <w:sz w:val="24"/>
          <w:szCs w:val="24"/>
        </w:rPr>
        <w:t xml:space="preserve"> calling only in the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gene regions. GATK v4.6.1.0 (McKenna et al, 2010) </w:t>
      </w:r>
      <w:proofErr w:type="spellStart"/>
      <w:r>
        <w:rPr>
          <w:rFonts w:ascii="Times New Roman" w:eastAsia="Times New Roman" w:hAnsi="Times New Roman" w:cs="Times New Roman"/>
          <w:sz w:val="24"/>
          <w:szCs w:val="24"/>
        </w:rPr>
        <w:t>HaplotypeCaller</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GenotypeGVCFs</w:t>
      </w:r>
      <w:proofErr w:type="spellEnd"/>
      <w:r>
        <w:rPr>
          <w:rFonts w:ascii="Times New Roman" w:eastAsia="Times New Roman" w:hAnsi="Times New Roman" w:cs="Times New Roman"/>
          <w:sz w:val="24"/>
          <w:szCs w:val="24"/>
        </w:rPr>
        <w:t xml:space="preserve"> were used on each sample independently and then converted into pseudo-genome assembly sequences using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consensus. Separate variant calling for these two genes was necessary because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did not handle </w:t>
      </w:r>
      <w:proofErr w:type="gramStart"/>
      <w:r>
        <w:rPr>
          <w:rFonts w:ascii="Times New Roman" w:eastAsia="Times New Roman" w:hAnsi="Times New Roman" w:cs="Times New Roman"/>
          <w:sz w:val="24"/>
          <w:szCs w:val="24"/>
        </w:rPr>
        <w:t>overlapping,</w:t>
      </w:r>
      <w:proofErr w:type="gramEnd"/>
      <w:r>
        <w:rPr>
          <w:rFonts w:ascii="Times New Roman" w:eastAsia="Times New Roman" w:hAnsi="Times New Roman" w:cs="Times New Roman"/>
          <w:sz w:val="24"/>
          <w:szCs w:val="24"/>
        </w:rPr>
        <w:t xml:space="preserve"> complex variants well, so we determined each sample needed to be genotyped independently. These sequences were added to the newly sequenced gene sequenc</w:t>
      </w:r>
      <w:r>
        <w:rPr>
          <w:rFonts w:ascii="Times New Roman" w:eastAsia="Times New Roman" w:hAnsi="Times New Roman" w:cs="Times New Roman"/>
          <w:sz w:val="24"/>
          <w:szCs w:val="24"/>
        </w:rPr>
        <w:t>es described below.</w:t>
      </w:r>
    </w:p>
    <w:p w14:paraId="5FFA5D73"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 xml:space="preserve">The draft DNA sequence data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from the sequencing facility (as outlined above in ‘DNA sequencing of the AVR genes’) were assembled with Vector NTI software (Life Technologies Corporation, Carlsbad, CA). DNA sequence assemblies of the ORF were aligned with </w:t>
      </w:r>
      <w:proofErr w:type="spellStart"/>
      <w:r>
        <w:rPr>
          <w:rFonts w:ascii="Times New Roman" w:eastAsia="Times New Roman" w:hAnsi="Times New Roman" w:cs="Times New Roman"/>
          <w:sz w:val="24"/>
          <w:szCs w:val="24"/>
        </w:rPr>
        <w:t>Clustal</w:t>
      </w:r>
      <w:proofErr w:type="spellEnd"/>
      <w:r>
        <w:rPr>
          <w:rFonts w:ascii="Times New Roman" w:eastAsia="Times New Roman" w:hAnsi="Times New Roman" w:cs="Times New Roman"/>
          <w:sz w:val="24"/>
          <w:szCs w:val="24"/>
        </w:rPr>
        <w:t xml:space="preserve"> Omega (Sievers et al, 2011). PCR products of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were determined to be identical to published sequences. The ORFs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isolates consisting of 132 and 151 samples, respectively, were analyzed along with 109 publis</w:t>
      </w:r>
      <w:r>
        <w:rPr>
          <w:rFonts w:ascii="Times New Roman" w:eastAsia="Times New Roman" w:hAnsi="Times New Roman" w:cs="Times New Roman"/>
          <w:sz w:val="24"/>
          <w:szCs w:val="24"/>
        </w:rPr>
        <w:t xml:space="preserve">hed ORF sequences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11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from GenBank resulting in 241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168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sequences, respectively. Together with the sequences derived from </w:t>
      </w:r>
      <w:r>
        <w:rPr>
          <w:rFonts w:ascii="Times New Roman" w:eastAsia="Times New Roman" w:hAnsi="Times New Roman" w:cs="Times New Roman"/>
          <w:sz w:val="24"/>
          <w:szCs w:val="24"/>
        </w:rPr>
        <w:lastRenderedPageBreak/>
        <w:t xml:space="preserve">aligned of short reads to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reference genome assembly,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had 343 global and 125 U.S. sequences,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had 289 global and 151 U.S. sequences (</w:t>
      </w:r>
      <w:r>
        <w:rPr>
          <w:rFonts w:ascii="Times New Roman" w:eastAsia="Times New Roman" w:hAnsi="Times New Roman" w:cs="Times New Roman"/>
          <w:b/>
          <w:bCs/>
          <w:sz w:val="24"/>
          <w:szCs w:val="24"/>
        </w:rPr>
        <w:t xml:space="preserve">Datasets S4 </w:t>
      </w:r>
      <w:r>
        <w:rPr>
          <w:rFonts w:ascii="Times New Roman" w:eastAsia="Times New Roman" w:hAnsi="Times New Roman" w:cs="Times New Roman"/>
          <w:sz w:val="24"/>
          <w:szCs w:val="24"/>
        </w:rPr>
        <w:t xml:space="preserve">and </w:t>
      </w:r>
      <w:r>
        <w:rPr>
          <w:rFonts w:ascii="Times New Roman" w:eastAsia="Times New Roman" w:hAnsi="Times New Roman" w:cs="Times New Roman"/>
          <w:b/>
          <w:bCs/>
          <w:sz w:val="24"/>
          <w:szCs w:val="24"/>
        </w:rPr>
        <w:t>S5</w:t>
      </w:r>
      <w:r>
        <w:rPr>
          <w:rFonts w:ascii="Times New Roman" w:eastAsia="Times New Roman" w:hAnsi="Times New Roman" w:cs="Times New Roman"/>
          <w:sz w:val="24"/>
          <w:szCs w:val="24"/>
        </w:rPr>
        <w:t xml:space="preserve">). </w:t>
      </w:r>
    </w:p>
    <w:p w14:paraId="5FFA5D74"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 xml:space="preserve">Multiple sequence alignments for the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CDS and peptide sequences were generated using ClustalW2 v2.1 (Larkin et al, 2007). Phylogenetic trees for the peptide sequences were created using </w:t>
      </w:r>
      <w:proofErr w:type="spellStart"/>
      <w:r>
        <w:rPr>
          <w:rFonts w:ascii="Times New Roman" w:eastAsia="Times New Roman" w:hAnsi="Times New Roman" w:cs="Times New Roman"/>
          <w:sz w:val="24"/>
          <w:szCs w:val="24"/>
        </w:rPr>
        <w:t>PhyML-mpi</w:t>
      </w:r>
      <w:proofErr w:type="spellEnd"/>
      <w:r>
        <w:rPr>
          <w:rFonts w:ascii="Times New Roman" w:eastAsia="Times New Roman" w:hAnsi="Times New Roman" w:cs="Times New Roman"/>
          <w:sz w:val="24"/>
          <w:szCs w:val="24"/>
        </w:rPr>
        <w:t xml:space="preserve"> v3.3.20241207 (Guindon et al, 2010). Although included in the analysis, alleles containing early stop codons (i.e., having truncated peptide sequences) were excluded from phylogenetic trees. Trees were plotted using R packages `ape` v5.8-1 (Paradis and Schliep, 2019).</w:t>
      </w:r>
    </w:p>
    <w:p w14:paraId="5FFA5D75"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Population structure was inferred for the pathogen SSR data with the `</w:t>
      </w:r>
      <w:proofErr w:type="spellStart"/>
      <w:proofErr w:type="gramStart"/>
      <w:r>
        <w:rPr>
          <w:rFonts w:ascii="Times New Roman" w:eastAsia="Times New Roman" w:hAnsi="Times New Roman" w:cs="Times New Roman"/>
          <w:sz w:val="24"/>
          <w:szCs w:val="24"/>
        </w:rPr>
        <w:t>find.clusters</w:t>
      </w:r>
      <w:proofErr w:type="spellEnd"/>
      <w:proofErr w:type="gramEnd"/>
      <w:r>
        <w:rPr>
          <w:rFonts w:ascii="Times New Roman" w:eastAsia="Times New Roman" w:hAnsi="Times New Roman" w:cs="Times New Roman"/>
          <w:sz w:val="24"/>
          <w:szCs w:val="24"/>
        </w:rPr>
        <w:t>` and `</w:t>
      </w:r>
      <w:proofErr w:type="spellStart"/>
      <w:r>
        <w:rPr>
          <w:rFonts w:ascii="Times New Roman" w:eastAsia="Times New Roman" w:hAnsi="Times New Roman" w:cs="Times New Roman"/>
          <w:sz w:val="24"/>
          <w:szCs w:val="24"/>
        </w:rPr>
        <w:t>dapc</w:t>
      </w:r>
      <w:proofErr w:type="spellEnd"/>
      <w:r>
        <w:rPr>
          <w:rFonts w:ascii="Times New Roman" w:eastAsia="Times New Roman" w:hAnsi="Times New Roman" w:cs="Times New Roman"/>
          <w:sz w:val="24"/>
          <w:szCs w:val="24"/>
        </w:rPr>
        <w:t xml:space="preserve">` functions in the R package </w:t>
      </w:r>
      <w:proofErr w:type="spellStart"/>
      <w:r>
        <w:rPr>
          <w:rFonts w:ascii="Times New Roman" w:eastAsia="Times New Roman" w:hAnsi="Times New Roman" w:cs="Times New Roman"/>
          <w:sz w:val="24"/>
          <w:szCs w:val="24"/>
        </w:rPr>
        <w:t>adegenet</w:t>
      </w:r>
      <w:proofErr w:type="spellEnd"/>
      <w:r>
        <w:rPr>
          <w:rFonts w:ascii="Times New Roman" w:eastAsia="Times New Roman" w:hAnsi="Times New Roman" w:cs="Times New Roman"/>
          <w:sz w:val="24"/>
          <w:szCs w:val="24"/>
        </w:rPr>
        <w:t xml:space="preserve"> v2.1.11 (</w:t>
      </w:r>
      <w:proofErr w:type="spellStart"/>
      <w:r>
        <w:rPr>
          <w:rFonts w:ascii="Times New Roman" w:eastAsia="Times New Roman" w:hAnsi="Times New Roman" w:cs="Times New Roman"/>
          <w:sz w:val="24"/>
          <w:szCs w:val="24"/>
        </w:rPr>
        <w:t>Jombart</w:t>
      </w:r>
      <w:proofErr w:type="spellEnd"/>
      <w:r>
        <w:rPr>
          <w:rFonts w:ascii="Times New Roman" w:eastAsia="Times New Roman" w:hAnsi="Times New Roman" w:cs="Times New Roman"/>
          <w:sz w:val="24"/>
          <w:szCs w:val="24"/>
        </w:rPr>
        <w:t xml:space="preserve">, 2008; </w:t>
      </w:r>
      <w:proofErr w:type="spellStart"/>
      <w:r>
        <w:rPr>
          <w:rFonts w:ascii="Times New Roman" w:eastAsia="Times New Roman" w:hAnsi="Times New Roman" w:cs="Times New Roman"/>
          <w:sz w:val="24"/>
          <w:szCs w:val="24"/>
        </w:rPr>
        <w:t>Jombart</w:t>
      </w:r>
      <w:proofErr w:type="spellEnd"/>
      <w:r>
        <w:rPr>
          <w:rFonts w:ascii="Times New Roman" w:eastAsia="Times New Roman" w:hAnsi="Times New Roman" w:cs="Times New Roman"/>
          <w:sz w:val="24"/>
          <w:szCs w:val="24"/>
        </w:rPr>
        <w:t xml:space="preserve"> and Ahmed, 2011). The membership probabilities were plotted against the presence/absence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using a modified version of the code from the R package `</w:t>
      </w:r>
      <w:proofErr w:type="spellStart"/>
      <w:r>
        <w:rPr>
          <w:rFonts w:ascii="Times New Roman" w:eastAsia="Times New Roman" w:hAnsi="Times New Roman" w:cs="Times New Roman"/>
          <w:sz w:val="24"/>
          <w:szCs w:val="24"/>
        </w:rPr>
        <w:t>ggcompoplot</w:t>
      </w:r>
      <w:proofErr w:type="spellEnd"/>
      <w:r>
        <w:rPr>
          <w:rFonts w:ascii="Times New Roman" w:eastAsia="Times New Roman" w:hAnsi="Times New Roman" w:cs="Times New Roman"/>
          <w:sz w:val="24"/>
          <w:szCs w:val="24"/>
        </w:rPr>
        <w:t>` (</w:t>
      </w:r>
      <w:proofErr w:type="spellStart"/>
      <w:r>
        <w:rPr>
          <w:rFonts w:ascii="Times New Roman" w:eastAsia="Times New Roman" w:hAnsi="Times New Roman" w:cs="Times New Roman"/>
          <w:sz w:val="24"/>
          <w:szCs w:val="24"/>
        </w:rPr>
        <w:t>Zamvar</w:t>
      </w:r>
      <w:proofErr w:type="spellEnd"/>
      <w:r>
        <w:rPr>
          <w:rFonts w:ascii="Times New Roman" w:eastAsia="Times New Roman" w:hAnsi="Times New Roman" w:cs="Times New Roman"/>
          <w:sz w:val="24"/>
          <w:szCs w:val="24"/>
        </w:rPr>
        <w:t xml:space="preserve"> et al, 2015).</w:t>
      </w:r>
    </w:p>
    <w:p w14:paraId="5FFA5D76" w14:textId="77777777" w:rsidR="00802F92" w:rsidRDefault="00A063F7">
      <w:pPr>
        <w:spacing w:before="240" w:after="240" w:line="360" w:lineRule="auto"/>
        <w:rPr>
          <w:rFonts w:ascii="Times New Roman" w:hAnsi="Times New Roman"/>
        </w:rPr>
      </w:pPr>
      <w:r>
        <w:rPr>
          <w:rFonts w:ascii="Times New Roman" w:eastAsia="Times New Roman" w:hAnsi="Times New Roman" w:cs="Times New Roman"/>
          <w:sz w:val="24"/>
          <w:szCs w:val="24"/>
        </w:rPr>
        <w:t xml:space="preserve">To further integrate the U.S. collection here with publicly available resequencing libraries, we attempted to call SSR genotypes using the same approach as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However, we were unable to align the SSR band lengths to those acquired in this study. The results are still included for completeness in the </w:t>
      </w:r>
      <w:proofErr w:type="gramStart"/>
      <w:r>
        <w:rPr>
          <w:rFonts w:ascii="Times New Roman" w:eastAsia="Times New Roman" w:hAnsi="Times New Roman" w:cs="Times New Roman"/>
          <w:sz w:val="24"/>
          <w:szCs w:val="24"/>
        </w:rPr>
        <w:t>supplement</w:t>
      </w:r>
      <w:proofErr w:type="gramEnd"/>
      <w:r>
        <w:rPr>
          <w:rFonts w:ascii="Times New Roman" w:eastAsia="Times New Roman" w:hAnsi="Times New Roman" w:cs="Times New Roman"/>
          <w:sz w:val="24"/>
          <w:szCs w:val="24"/>
        </w:rPr>
        <w:t xml:space="preserve"> but they will not be discussed due to the difficulty in interpreting the results (</w:t>
      </w:r>
      <w:r>
        <w:rPr>
          <w:rFonts w:ascii="Times New Roman" w:eastAsia="Times New Roman" w:hAnsi="Times New Roman" w:cs="Times New Roman"/>
          <w:b/>
          <w:bCs/>
          <w:sz w:val="24"/>
          <w:szCs w:val="24"/>
        </w:rPr>
        <w:t>Dataset S7</w:t>
      </w:r>
      <w:r>
        <w:rPr>
          <w:rFonts w:ascii="Times New Roman" w:eastAsia="Times New Roman" w:hAnsi="Times New Roman" w:cs="Times New Roman"/>
          <w:sz w:val="24"/>
          <w:szCs w:val="24"/>
        </w:rPr>
        <w:t>).</w:t>
      </w:r>
    </w:p>
    <w:p w14:paraId="5FFA5D77"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t>Results</w:t>
      </w:r>
    </w:p>
    <w:p w14:paraId="5FFA5D78"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in the U.S. and Global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 over six decades, and population structure of the U.S. population</w:t>
      </w:r>
    </w:p>
    <w:p w14:paraId="5FFA5D79"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We first investigated the presence or absence (P/A) of eight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collected over six decades using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gene-specific primers (</w:t>
      </w:r>
      <w:r>
        <w:rPr>
          <w:rFonts w:ascii="Times New Roman" w:eastAsia="Times New Roman" w:hAnsi="Times New Roman" w:cs="Times New Roman"/>
          <w:b/>
          <w:bCs/>
          <w:sz w:val="24"/>
          <w:szCs w:val="24"/>
        </w:rPr>
        <w:t>Tables S1</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S2</w:t>
      </w:r>
      <w:r>
        <w:rPr>
          <w:rFonts w:ascii="Times New Roman" w:eastAsia="Times New Roman" w:hAnsi="Times New Roman" w:cs="Times New Roman"/>
          <w:sz w:val="24"/>
          <w:szCs w:val="24"/>
        </w:rPr>
        <w:t>) and using a sequence-counting approach for publicly available resequencing datasets (</w:t>
      </w:r>
      <w:r>
        <w:rPr>
          <w:rFonts w:ascii="Times New Roman" w:eastAsia="Times New Roman" w:hAnsi="Times New Roman" w:cs="Times New Roman"/>
          <w:b/>
          <w:bCs/>
          <w:sz w:val="24"/>
          <w:szCs w:val="24"/>
        </w:rPr>
        <w:t>Dataset S2</w:t>
      </w:r>
      <w:r>
        <w:rPr>
          <w:rFonts w:ascii="Times New Roman" w:eastAsia="Times New Roman" w:hAnsi="Times New Roman" w:cs="Times New Roman"/>
          <w:sz w:val="24"/>
          <w:szCs w:val="24"/>
        </w:rPr>
        <w:t>).</w:t>
      </w:r>
    </w:p>
    <w:p w14:paraId="5FFA5D7A"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Analysis of eight putatively neutral SSR markers with Discriminant Analysis of Principal Components (DAPC) revealed 5 primary subpopulations in the U.S (</w:t>
      </w:r>
      <w:r>
        <w:rPr>
          <w:rFonts w:ascii="Times New Roman" w:eastAsia="Times New Roman" w:hAnsi="Times New Roman" w:cs="Times New Roman"/>
          <w:b/>
          <w:bCs/>
          <w:sz w:val="24"/>
          <w:szCs w:val="24"/>
        </w:rPr>
        <w:t>Figure 1</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We attempted to include the Global samples by deriving expected SSR band sizes by indels calls from short reads, but we found it extremely difficult to match band sizes, so they were not included in this </w:t>
      </w:r>
      <w:r>
        <w:rPr>
          <w:rFonts w:ascii="Times New Roman" w:eastAsia="Times New Roman" w:hAnsi="Times New Roman" w:cs="Times New Roman"/>
          <w:sz w:val="24"/>
          <w:szCs w:val="24"/>
        </w:rPr>
        <w:lastRenderedPageBreak/>
        <w:t xml:space="preserve">analysis. There was no clear correspondence between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presence/</w:t>
      </w:r>
      <w:proofErr w:type="spellStart"/>
      <w:r>
        <w:rPr>
          <w:rFonts w:ascii="Times New Roman" w:eastAsia="Times New Roman" w:hAnsi="Times New Roman" w:cs="Times New Roman"/>
          <w:sz w:val="24"/>
          <w:szCs w:val="24"/>
        </w:rPr>
        <w:t>abensce</w:t>
      </w:r>
      <w:proofErr w:type="spellEnd"/>
      <w:r>
        <w:rPr>
          <w:rFonts w:ascii="Times New Roman" w:eastAsia="Times New Roman" w:hAnsi="Times New Roman" w:cs="Times New Roman"/>
          <w:sz w:val="24"/>
          <w:szCs w:val="24"/>
        </w:rPr>
        <w:t xml:space="preserve"> and DAPC clusters, suggesting that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gain and loss are not co-occurring purely within clonal lineages (</w:t>
      </w:r>
      <w:r>
        <w:rPr>
          <w:rFonts w:ascii="Times New Roman" w:eastAsia="Times New Roman" w:hAnsi="Times New Roman" w:cs="Times New Roman"/>
          <w:b/>
          <w:bCs/>
          <w:sz w:val="24"/>
          <w:szCs w:val="24"/>
        </w:rPr>
        <w:t>Figure 1</w:t>
      </w:r>
      <w:r>
        <w:rPr>
          <w:rFonts w:ascii="Times New Roman" w:eastAsia="Times New Roman" w:hAnsi="Times New Roman" w:cs="Times New Roman"/>
          <w:sz w:val="24"/>
          <w:szCs w:val="24"/>
        </w:rPr>
        <w:t>).</w:t>
      </w:r>
    </w:p>
    <w:p w14:paraId="5FFA5D7B" w14:textId="77777777" w:rsidR="00802F92" w:rsidRDefault="00A063F7">
      <w:pPr>
        <w:spacing w:line="360" w:lineRule="auto"/>
        <w:jc w:val="both"/>
        <w:rPr>
          <w:rFonts w:ascii="Times New Roman" w:hAnsi="Times New Roman"/>
        </w:rPr>
      </w:pPr>
      <w:bookmarkStart w:id="8" w:name="_kaphwa9u3nil"/>
      <w:bookmarkEnd w:id="8"/>
      <w:r>
        <w:rPr>
          <w:rFonts w:ascii="Times New Roman" w:eastAsia="Times New Roman" w:hAnsi="Times New Roman" w:cs="Times New Roman"/>
          <w:sz w:val="24"/>
          <w:szCs w:val="24"/>
        </w:rPr>
        <w:t xml:space="preserve">In the Global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samples (</w:t>
      </w:r>
      <w:r>
        <w:rPr>
          <w:rFonts w:ascii="Times New Roman" w:eastAsia="Times New Roman" w:hAnsi="Times New Roman" w:cs="Times New Roman"/>
          <w:b/>
          <w:bCs/>
          <w:sz w:val="24"/>
          <w:szCs w:val="24"/>
        </w:rPr>
        <w:t>Figures 2</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3</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and</w:t>
      </w:r>
      <w:r>
        <w:rPr>
          <w:rFonts w:ascii="Times New Roman" w:eastAsia="Times New Roman" w:hAnsi="Times New Roman" w:cs="Times New Roman"/>
          <w:i/>
          <w:sz w:val="24"/>
          <w:szCs w:val="24"/>
        </w:rPr>
        <w:t xml:space="preserve"> 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stayed highly prevalent (&gt;75%) from the 1960s to the 2010s, and </w:t>
      </w:r>
      <w:r>
        <w:rPr>
          <w:rFonts w:ascii="Times New Roman" w:eastAsia="Times New Roman" w:hAnsi="Times New Roman" w:cs="Times New Roman"/>
          <w:i/>
          <w:sz w:val="24"/>
          <w:szCs w:val="24"/>
        </w:rPr>
        <w:t xml:space="preserve">AVR-Pia </w:t>
      </w:r>
      <w:r>
        <w:rPr>
          <w:rFonts w:ascii="Times New Roman" w:eastAsia="Times New Roman" w:hAnsi="Times New Roman" w:cs="Times New Roman"/>
          <w:sz w:val="24"/>
          <w:szCs w:val="24"/>
        </w:rPr>
        <w:t xml:space="preserve">stayed rare (&lt;15%).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had a small increase in prevalence but was close to 100% over the same </w:t>
      </w:r>
      <w:proofErr w:type="gramStart"/>
      <w:r>
        <w:rPr>
          <w:rFonts w:ascii="Times New Roman" w:eastAsia="Times New Roman" w:hAnsi="Times New Roman" w:cs="Times New Roman"/>
          <w:sz w:val="24"/>
          <w:szCs w:val="24"/>
        </w:rPr>
        <w:t>time period</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started close to 50% prevalent and has disappeared almost entirely.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has experienced a slow decline of around 5% per decade, now (as of 2020) around 50% prevalence globally. </w:t>
      </w:r>
      <w:r>
        <w:rPr>
          <w:rFonts w:ascii="Times New Roman" w:eastAsia="Times New Roman" w:hAnsi="Times New Roman" w:cs="Times New Roman"/>
          <w:i/>
          <w:iCs/>
          <w:color w:val="000000"/>
          <w:sz w:val="24"/>
          <w:szCs w:val="24"/>
        </w:rPr>
        <w:t>AVR-Pi9</w:t>
      </w:r>
      <w:r>
        <w:rPr>
          <w:rFonts w:ascii="Times New Roman" w:eastAsia="Times New Roman" w:hAnsi="Times New Roman" w:cs="Times New Roman"/>
          <w:color w:val="000000"/>
          <w:sz w:val="24"/>
          <w:szCs w:val="24"/>
        </w:rPr>
        <w:t xml:space="preserve"> increased from in the early 1980s, dipped slightly to 75% in the late 2010s, and is now close to 100% prevalence again, and</w:t>
      </w:r>
      <w:r>
        <w:rPr>
          <w:rFonts w:ascii="Times New Roman" w:eastAsia="Times New Roman" w:hAnsi="Times New Roman" w:cs="Times New Roman"/>
          <w:i/>
          <w:iCs/>
          <w:color w:val="000000"/>
          <w:sz w:val="24"/>
          <w:szCs w:val="24"/>
        </w:rPr>
        <w:t xml:space="preserve"> AVR-</w:t>
      </w:r>
      <w:proofErr w:type="spellStart"/>
      <w:r>
        <w:rPr>
          <w:rFonts w:ascii="Times New Roman" w:eastAsia="Times New Roman" w:hAnsi="Times New Roman" w:cs="Times New Roman"/>
          <w:i/>
          <w:iCs/>
          <w:color w:val="000000"/>
          <w:sz w:val="24"/>
          <w:szCs w:val="24"/>
        </w:rPr>
        <w:t>Pib</w:t>
      </w:r>
      <w:proofErr w:type="spellEnd"/>
      <w:r>
        <w:rPr>
          <w:rFonts w:ascii="Times New Roman" w:eastAsia="Times New Roman" w:hAnsi="Times New Roman" w:cs="Times New Roman"/>
          <w:color w:val="000000"/>
          <w:sz w:val="24"/>
          <w:szCs w:val="24"/>
        </w:rPr>
        <w:t xml:space="preserve"> has remained around 75% prevalence</w:t>
      </w:r>
      <w:r>
        <w:rPr>
          <w:rFonts w:ascii="Times New Roman" w:eastAsia="Times New Roman" w:hAnsi="Times New Roman" w:cs="Times New Roman"/>
          <w:i/>
          <w:iCs/>
          <w:color w:val="000000"/>
          <w:sz w:val="24"/>
          <w:szCs w:val="24"/>
        </w:rPr>
        <w:t xml:space="preserve"> </w:t>
      </w:r>
      <w:r>
        <w:rPr>
          <w:rFonts w:ascii="Times New Roman" w:eastAsia="Times New Roman" w:hAnsi="Times New Roman" w:cs="Times New Roman"/>
          <w:color w:val="000000"/>
          <w:sz w:val="24"/>
          <w:szCs w:val="24"/>
        </w:rPr>
        <w:t>(</w:t>
      </w:r>
      <w:r>
        <w:rPr>
          <w:rFonts w:ascii="Times New Roman" w:eastAsia="Times New Roman" w:hAnsi="Times New Roman" w:cs="Times New Roman"/>
          <w:b/>
          <w:bCs/>
          <w:color w:val="000000"/>
          <w:sz w:val="24"/>
          <w:szCs w:val="24"/>
        </w:rPr>
        <w:t>Figure S1</w:t>
      </w:r>
      <w:r>
        <w:rPr>
          <w:rFonts w:ascii="Times New Roman" w:eastAsia="Times New Roman" w:hAnsi="Times New Roman" w:cs="Times New Roman"/>
          <w:i/>
          <w:iCs/>
          <w:color w:val="000000"/>
          <w:sz w:val="24"/>
          <w:szCs w:val="24"/>
        </w:rPr>
        <w:t>A</w:t>
      </w:r>
      <w:r>
        <w:rPr>
          <w:rFonts w:ascii="Times New Roman" w:eastAsia="Times New Roman" w:hAnsi="Times New Roman" w:cs="Times New Roman"/>
          <w:color w:val="000000"/>
          <w:sz w:val="24"/>
          <w:szCs w:val="24"/>
        </w:rPr>
        <w:t>).</w:t>
      </w:r>
    </w:p>
    <w:p w14:paraId="5FFA5D7C"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The trends for </w:t>
      </w:r>
      <w:r>
        <w:rPr>
          <w:rFonts w:ascii="Times New Roman" w:eastAsia="Times New Roman" w:hAnsi="Times New Roman" w:cs="Times New Roman"/>
          <w:i/>
          <w:sz w:val="24"/>
          <w:szCs w:val="24"/>
        </w:rPr>
        <w:t xml:space="preserve">ACE1, AVR-Pia,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are qualitatively similar between the U.S. and Global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Unlike in the Global samples where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started off at moderate frequency and trended down,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started off and has remained nearly completely absent in the U.S. population.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has experienced a different trend in the U.S. compared to the Global samples, experiencing growth until the 1990s followed by a sharp decline to &lt;50% prevalence in the early 2000s before rebounding to nearly 100% prevalence in</w:t>
      </w:r>
      <w:r>
        <w:rPr>
          <w:rFonts w:ascii="Times New Roman" w:eastAsia="Times New Roman" w:hAnsi="Times New Roman" w:cs="Times New Roman"/>
          <w:sz w:val="24"/>
          <w:szCs w:val="24"/>
        </w:rPr>
        <w:t xml:space="preserve"> the 2010s.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 xml:space="preserve">prevalence has been similarly dynamic, detected in &gt;50% of isolates before 1990 after which point it almost entirely disappeared in the </w:t>
      </w:r>
      <w:proofErr w:type="spellStart"/>
      <w:r>
        <w:rPr>
          <w:rFonts w:ascii="Times New Roman" w:eastAsia="Times New Roman" w:hAnsi="Times New Roman" w:cs="Times New Roman"/>
          <w:sz w:val="24"/>
          <w:szCs w:val="24"/>
        </w:rPr>
        <w:t>mid 2000s</w:t>
      </w:r>
      <w:proofErr w:type="spellEnd"/>
      <w:r>
        <w:rPr>
          <w:rFonts w:ascii="Times New Roman" w:eastAsia="Times New Roman" w:hAnsi="Times New Roman" w:cs="Times New Roman"/>
          <w:sz w:val="24"/>
          <w:szCs w:val="24"/>
        </w:rPr>
        <w:t xml:space="preserve">, bounced back to ~50% in the early 2010s and then crashed down again.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showed essentially no change in the global population. </w:t>
      </w:r>
      <w:r>
        <w:rPr>
          <w:rFonts w:ascii="Times New Roman" w:eastAsia="Times New Roman" w:hAnsi="Times New Roman" w:cs="Times New Roman"/>
          <w:i/>
          <w:iCs/>
          <w:sz w:val="24"/>
          <w:szCs w:val="24"/>
        </w:rPr>
        <w:t>AVR-Pi9</w:t>
      </w:r>
      <w:r>
        <w:rPr>
          <w:rFonts w:ascii="Times New Roman" w:eastAsia="Times New Roman" w:hAnsi="Times New Roman" w:cs="Times New Roman"/>
          <w:sz w:val="24"/>
          <w:szCs w:val="24"/>
        </w:rPr>
        <w:t xml:space="preserve"> has remained highly prevalent in the U.S. since sampling began, unlike in the World where it has generally trended upward (</w:t>
      </w:r>
      <w:r>
        <w:rPr>
          <w:rFonts w:ascii="Times New Roman" w:eastAsia="Times New Roman" w:hAnsi="Times New Roman" w:cs="Times New Roman"/>
          <w:b/>
          <w:bCs/>
          <w:sz w:val="24"/>
          <w:szCs w:val="24"/>
        </w:rPr>
        <w:t>Figure S1</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 xml:space="preserve">). The cognate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iCs/>
          <w:sz w:val="24"/>
          <w:szCs w:val="24"/>
        </w:rPr>
        <w:t>Pi9</w:t>
      </w:r>
      <w:r>
        <w:rPr>
          <w:rFonts w:ascii="Times New Roman" w:eastAsia="Times New Roman" w:hAnsi="Times New Roman" w:cs="Times New Roman"/>
          <w:sz w:val="24"/>
          <w:szCs w:val="24"/>
        </w:rPr>
        <w:t xml:space="preserve">, has not been deployed in the U.S., which could explain the different trend for this </w:t>
      </w:r>
      <w:r>
        <w:rPr>
          <w:rFonts w:ascii="Times New Roman" w:eastAsia="Times New Roman" w:hAnsi="Times New Roman" w:cs="Times New Roman"/>
          <w:i/>
          <w:iCs/>
          <w:sz w:val="24"/>
          <w:szCs w:val="24"/>
        </w:rPr>
        <w:t>AVR</w:t>
      </w:r>
      <w:r>
        <w:rPr>
          <w:rFonts w:ascii="Times New Roman" w:eastAsia="Times New Roman" w:hAnsi="Times New Roman" w:cs="Times New Roman"/>
          <w:sz w:val="24"/>
          <w:szCs w:val="24"/>
        </w:rPr>
        <w:t xml:space="preserve"> gene.</w:t>
      </w:r>
    </w:p>
    <w:p w14:paraId="5FFA5D7D"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t xml:space="preserve">Correspondence of deployed </w:t>
      </w:r>
      <w:r>
        <w:rPr>
          <w:rFonts w:ascii="Times New Roman" w:eastAsia="Times New Roman" w:hAnsi="Times New Roman" w:cs="Times New Roman"/>
          <w:b/>
          <w:i/>
          <w:sz w:val="24"/>
          <w:szCs w:val="24"/>
        </w:rPr>
        <w:t>Pi-ta</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Pi-km/Pi-</w:t>
      </w:r>
      <w:proofErr w:type="spellStart"/>
      <w:r>
        <w:rPr>
          <w:rFonts w:ascii="Times New Roman" w:eastAsia="Times New Roman" w:hAnsi="Times New Roman" w:cs="Times New Roman"/>
          <w:b/>
          <w:i/>
          <w:sz w:val="24"/>
          <w:szCs w:val="24"/>
        </w:rPr>
        <w:t>ks</w:t>
      </w:r>
      <w:proofErr w:type="spellEnd"/>
      <w:r>
        <w:rPr>
          <w:rFonts w:ascii="Times New Roman" w:eastAsia="Times New Roman" w:hAnsi="Times New Roman" w:cs="Times New Roman"/>
          <w:b/>
          <w:i/>
          <w:sz w:val="24"/>
          <w:szCs w:val="24"/>
        </w:rPr>
        <w:t xml:space="preserve"> </w:t>
      </w:r>
      <w:r>
        <w:rPr>
          <w:rFonts w:ascii="Times New Roman" w:eastAsia="Times New Roman" w:hAnsi="Times New Roman" w:cs="Times New Roman"/>
          <w:b/>
          <w:sz w:val="24"/>
          <w:szCs w:val="24"/>
        </w:rPr>
        <w:t>(</w:t>
      </w:r>
      <w:r>
        <w:rPr>
          <w:rFonts w:ascii="Times New Roman" w:eastAsia="Times New Roman" w:hAnsi="Times New Roman" w:cs="Times New Roman"/>
          <w:b/>
          <w:i/>
          <w:sz w:val="24"/>
          <w:szCs w:val="24"/>
        </w:rPr>
        <w:t>Pi-</w:t>
      </w:r>
      <w:proofErr w:type="gramStart"/>
      <w:r>
        <w:rPr>
          <w:rFonts w:ascii="Times New Roman" w:eastAsia="Times New Roman" w:hAnsi="Times New Roman" w:cs="Times New Roman"/>
          <w:b/>
          <w:i/>
          <w:sz w:val="24"/>
          <w:szCs w:val="24"/>
        </w:rPr>
        <w:t>k#</w:t>
      </w:r>
      <w:r>
        <w:rPr>
          <w:rFonts w:ascii="Times New Roman" w:eastAsia="Times New Roman" w:hAnsi="Times New Roman" w:cs="Times New Roman"/>
          <w:b/>
          <w:sz w:val="24"/>
          <w:szCs w:val="24"/>
        </w:rPr>
        <w:t>)</w:t>
      </w:r>
      <w:proofErr w:type="gramEnd"/>
      <w:r>
        <w:rPr>
          <w:rFonts w:ascii="Times New Roman" w:eastAsia="Times New Roman" w:hAnsi="Times New Roman" w:cs="Times New Roman"/>
          <w:b/>
          <w:sz w:val="24"/>
          <w:szCs w:val="24"/>
        </w:rPr>
        <w:t xml:space="preserve"> with P/A of </w:t>
      </w:r>
      <w:r>
        <w:rPr>
          <w:rFonts w:ascii="Times New Roman" w:eastAsia="Times New Roman" w:hAnsi="Times New Roman" w:cs="Times New Roman"/>
          <w:b/>
          <w:i/>
          <w:sz w:val="24"/>
          <w:szCs w:val="24"/>
        </w:rPr>
        <w:t>AVR-Pita</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r>
        <w:rPr>
          <w:rFonts w:ascii="Times New Roman" w:eastAsia="Times New Roman" w:hAnsi="Times New Roman" w:cs="Times New Roman"/>
          <w:b/>
          <w:sz w:val="24"/>
          <w:szCs w:val="24"/>
        </w:rPr>
        <w:t xml:space="preserve"> </w:t>
      </w:r>
    </w:p>
    <w:p w14:paraId="5FFA5D7E"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To determine if deployed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influenced the observed molecular changes in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genes in the pathogen population, we analyzed deployed</w:t>
      </w:r>
      <w:r>
        <w:rPr>
          <w:rFonts w:ascii="Times New Roman" w:eastAsia="Times New Roman" w:hAnsi="Times New Roman" w:cs="Times New Roman"/>
          <w:i/>
          <w:sz w:val="24"/>
          <w:szCs w:val="24"/>
        </w:rPr>
        <w:t xml:space="preserve"> R</w:t>
      </w:r>
      <w:r>
        <w:rPr>
          <w:rFonts w:ascii="Times New Roman" w:eastAsia="Times New Roman" w:hAnsi="Times New Roman" w:cs="Times New Roman"/>
          <w:sz w:val="24"/>
          <w:szCs w:val="24"/>
        </w:rPr>
        <w:t xml:space="preserve"> genes in the Southern U.S. since 1960 (</w:t>
      </w:r>
      <w:r>
        <w:rPr>
          <w:rFonts w:ascii="Times New Roman" w:eastAsia="Times New Roman" w:hAnsi="Times New Roman" w:cs="Times New Roman"/>
          <w:b/>
          <w:bCs/>
          <w:sz w:val="24"/>
          <w:szCs w:val="24"/>
        </w:rPr>
        <w:t>Figures 2</w:t>
      </w:r>
      <w:r>
        <w:rPr>
          <w:rFonts w:ascii="Times New Roman" w:eastAsia="Times New Roman" w:hAnsi="Times New Roman" w:cs="Times New Roman"/>
          <w:i/>
          <w:iCs/>
          <w:sz w:val="24"/>
          <w:szCs w:val="24"/>
        </w:rPr>
        <w:t>C</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3</w:t>
      </w:r>
      <w:r>
        <w:rPr>
          <w:rFonts w:ascii="Times New Roman" w:eastAsia="Times New Roman" w:hAnsi="Times New Roman" w:cs="Times New Roman"/>
          <w:i/>
          <w:iCs/>
          <w:sz w:val="24"/>
          <w:szCs w:val="24"/>
        </w:rPr>
        <w:t>C</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Datasets S2</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S3</w:t>
      </w:r>
      <w:r>
        <w:rPr>
          <w:rFonts w:ascii="Times New Roman" w:eastAsia="Times New Roman" w:hAnsi="Times New Roman" w:cs="Times New Roman"/>
          <w:sz w:val="24"/>
          <w:szCs w:val="24"/>
        </w:rPr>
        <w:t>).</w:t>
      </w:r>
    </w:p>
    <w:p w14:paraId="5FFA5D7F"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The frequency of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in the U.S. rice fields increased since the late 1980s, reached a peak in the late 1990s, and then it decreased until there was almost no deployment in the late </w:t>
      </w:r>
      <w:r>
        <w:rPr>
          <w:rFonts w:ascii="Times New Roman" w:eastAsia="Times New Roman" w:hAnsi="Times New Roman" w:cs="Times New Roman"/>
          <w:sz w:val="24"/>
          <w:szCs w:val="24"/>
        </w:rPr>
        <w:lastRenderedPageBreak/>
        <w:t>2000s (</w:t>
      </w:r>
      <w:r>
        <w:rPr>
          <w:rFonts w:ascii="Times New Roman" w:eastAsia="Times New Roman" w:hAnsi="Times New Roman" w:cs="Times New Roman"/>
          <w:b/>
          <w:bCs/>
          <w:sz w:val="24"/>
          <w:szCs w:val="24"/>
        </w:rPr>
        <w:t>Figure 2C</w:t>
      </w:r>
      <w:r>
        <w:rPr>
          <w:rFonts w:ascii="Times New Roman" w:eastAsia="Times New Roman" w:hAnsi="Times New Roman" w:cs="Times New Roman"/>
          <w:sz w:val="24"/>
          <w:szCs w:val="24"/>
        </w:rPr>
        <w:t xml:space="preserve">).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containing varieties were deployed, the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w:t>
      </w:r>
      <w:r>
        <w:rPr>
          <w:rFonts w:ascii="Times New Roman" w:eastAsia="Times New Roman" w:hAnsi="Times New Roman" w:cs="Times New Roman"/>
          <w:i/>
          <w:sz w:val="24"/>
          <w:szCs w:val="24"/>
        </w:rPr>
        <w:t xml:space="preserve">Mo </w:t>
      </w:r>
      <w:r>
        <w:rPr>
          <w:rFonts w:ascii="Times New Roman" w:eastAsia="Times New Roman" w:hAnsi="Times New Roman" w:cs="Times New Roman"/>
          <w:sz w:val="24"/>
          <w:szCs w:val="24"/>
        </w:rPr>
        <w:t xml:space="preserve">was gradually reduced.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shifted to isolates without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and/or with more AVR-Pita1 protein variants differing in a few amino acids sequentially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deployed. After 5-6 years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maximal deployment i</w:t>
      </w:r>
      <w:r>
        <w:rPr>
          <w:rFonts w:ascii="Times New Roman" w:eastAsia="Times New Roman" w:hAnsi="Times New Roman" w:cs="Times New Roman"/>
          <w:sz w:val="24"/>
          <w:szCs w:val="24"/>
        </w:rPr>
        <w:t xml:space="preserve">n the </w:t>
      </w:r>
      <w:proofErr w:type="spellStart"/>
      <w:r>
        <w:rPr>
          <w:rFonts w:ascii="Times New Roman" w:eastAsia="Times New Roman" w:hAnsi="Times New Roman" w:cs="Times New Roman"/>
          <w:sz w:val="24"/>
          <w:szCs w:val="24"/>
        </w:rPr>
        <w:t>mid 1990s</w:t>
      </w:r>
      <w:proofErr w:type="spellEnd"/>
      <w:r>
        <w:rPr>
          <w:rFonts w:ascii="Times New Roman" w:eastAsia="Times New Roman" w:hAnsi="Times New Roman" w:cs="Times New Roman"/>
          <w:sz w:val="24"/>
          <w:szCs w:val="24"/>
        </w:rPr>
        <w:t xml:space="preserve"> the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decreased to the lowest point in the early 2000s. Overall, the subsequent increased frequency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coincided with a reduction in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in the field. The lowest presence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was 5-10 years after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reached its highest peak. Based on modeling of the </w:t>
      </w:r>
      <w:r>
        <w:rPr>
          <w:rFonts w:ascii="Times New Roman" w:eastAsia="Times New Roman" w:hAnsi="Times New Roman" w:cs="Times New Roman"/>
          <w:i/>
          <w:iCs/>
          <w:sz w:val="24"/>
          <w:szCs w:val="24"/>
        </w:rPr>
        <w:t>AVR-Pita1</w:t>
      </w:r>
      <w:r>
        <w:rPr>
          <w:rFonts w:ascii="Times New Roman" w:eastAsia="Times New Roman" w:hAnsi="Times New Roman" w:cs="Times New Roman"/>
          <w:sz w:val="24"/>
          <w:szCs w:val="24"/>
        </w:rPr>
        <w:t xml:space="preserve"> response to changes in </w:t>
      </w:r>
      <w:r>
        <w:rPr>
          <w:rFonts w:ascii="Times New Roman" w:eastAsia="Times New Roman" w:hAnsi="Times New Roman" w:cs="Times New Roman"/>
          <w:i/>
          <w:iCs/>
          <w:sz w:val="24"/>
          <w:szCs w:val="24"/>
        </w:rPr>
        <w:t>Pi-ta</w:t>
      </w:r>
      <w:r>
        <w:rPr>
          <w:rFonts w:ascii="Times New Roman" w:eastAsia="Times New Roman" w:hAnsi="Times New Roman" w:cs="Times New Roman"/>
          <w:sz w:val="24"/>
          <w:szCs w:val="24"/>
        </w:rPr>
        <w:t xml:space="preserve"> frequencies, a background prevalence of the </w:t>
      </w:r>
      <w:r>
        <w:rPr>
          <w:rFonts w:ascii="Times New Roman" w:eastAsia="Times New Roman" w:hAnsi="Times New Roman" w:cs="Times New Roman"/>
          <w:i/>
          <w:iCs/>
          <w:sz w:val="24"/>
          <w:szCs w:val="24"/>
        </w:rPr>
        <w:t>R</w:t>
      </w:r>
      <w:r>
        <w:rPr>
          <w:rFonts w:ascii="Times New Roman" w:eastAsia="Times New Roman" w:hAnsi="Times New Roman" w:cs="Times New Roman"/>
          <w:sz w:val="24"/>
          <w:szCs w:val="24"/>
        </w:rPr>
        <w:t xml:space="preserve"> gene ~80% is expected to be reduced to &lt;10% at 50% </w:t>
      </w:r>
      <w:r>
        <w:rPr>
          <w:rFonts w:ascii="Times New Roman" w:eastAsia="Times New Roman" w:hAnsi="Times New Roman" w:cs="Times New Roman"/>
          <w:i/>
          <w:iCs/>
          <w:sz w:val="24"/>
          <w:szCs w:val="24"/>
        </w:rPr>
        <w:t>Pi-ta</w:t>
      </w:r>
      <w:r>
        <w:rPr>
          <w:rFonts w:ascii="Times New Roman" w:eastAsia="Times New Roman" w:hAnsi="Times New Roman" w:cs="Times New Roman"/>
          <w:sz w:val="24"/>
          <w:szCs w:val="24"/>
        </w:rPr>
        <w:t xml:space="preserve"> frequency, indicating this </w:t>
      </w:r>
      <w:r>
        <w:rPr>
          <w:rFonts w:ascii="Times New Roman" w:eastAsia="Times New Roman" w:hAnsi="Times New Roman" w:cs="Times New Roman"/>
          <w:i/>
          <w:iCs/>
          <w:sz w:val="24"/>
          <w:szCs w:val="24"/>
        </w:rPr>
        <w:t>AVR</w:t>
      </w:r>
      <w:r>
        <w:rPr>
          <w:rFonts w:ascii="Times New Roman" w:eastAsia="Times New Roman" w:hAnsi="Times New Roman" w:cs="Times New Roman"/>
          <w:sz w:val="24"/>
          <w:szCs w:val="24"/>
        </w:rPr>
        <w:t xml:space="preserve"> gene is highly sensitive to the potent </w:t>
      </w:r>
      <w:r>
        <w:rPr>
          <w:rFonts w:ascii="Times New Roman" w:eastAsia="Times New Roman" w:hAnsi="Times New Roman" w:cs="Times New Roman"/>
          <w:i/>
          <w:iCs/>
          <w:sz w:val="24"/>
          <w:szCs w:val="24"/>
        </w:rPr>
        <w:t>Pi-ta</w:t>
      </w:r>
      <w:r>
        <w:rPr>
          <w:rFonts w:ascii="Times New Roman" w:eastAsia="Times New Roman" w:hAnsi="Times New Roman" w:cs="Times New Roman"/>
          <w:sz w:val="24"/>
          <w:szCs w:val="24"/>
        </w:rPr>
        <w:t xml:space="preserve"> resistance gene (</w:t>
      </w:r>
      <w:r>
        <w:rPr>
          <w:rFonts w:ascii="Times New Roman" w:eastAsia="Times New Roman" w:hAnsi="Times New Roman" w:cs="Times New Roman"/>
          <w:b/>
          <w:bCs/>
          <w:sz w:val="24"/>
          <w:szCs w:val="24"/>
        </w:rPr>
        <w:t>Figure 2</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w:t>
      </w:r>
    </w:p>
    <w:p w14:paraId="5FFA5D80"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Many rice varieties grown in the U.S. since 1960 carry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and since 1965 they carry </w:t>
      </w:r>
      <w:r>
        <w:rPr>
          <w:rFonts w:ascii="Times New Roman" w:eastAsia="Times New Roman" w:hAnsi="Times New Roman" w:cs="Times New Roman"/>
          <w:i/>
          <w:sz w:val="24"/>
          <w:szCs w:val="24"/>
        </w:rPr>
        <w:t>Pi-</w:t>
      </w:r>
      <w:proofErr w:type="gramStart"/>
      <w:r>
        <w:rPr>
          <w:rFonts w:ascii="Times New Roman" w:eastAsia="Times New Roman" w:hAnsi="Times New Roman" w:cs="Times New Roman"/>
          <w:i/>
          <w:sz w:val="24"/>
          <w:szCs w:val="24"/>
        </w:rPr>
        <w:t>km</w:t>
      </w:r>
      <w:r>
        <w:rPr>
          <w:rFonts w:ascii="Times New Roman" w:eastAsia="Times New Roman" w:hAnsi="Times New Roman" w:cs="Times New Roman"/>
          <w:sz w:val="24"/>
          <w:szCs w:val="24"/>
        </w:rPr>
        <w:t xml:space="preserve">  (</w:t>
      </w:r>
      <w:proofErr w:type="gramEnd"/>
      <w:r>
        <w:rPr>
          <w:rFonts w:ascii="Times New Roman" w:eastAsia="Times New Roman" w:hAnsi="Times New Roman" w:cs="Times New Roman"/>
          <w:b/>
          <w:bCs/>
          <w:sz w:val="24"/>
          <w:szCs w:val="24"/>
        </w:rPr>
        <w:t>Table S3</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We use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to refer to the frequency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to avoid confusion with the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 Since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have been deployed for a long time, the frequencies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showed multiple peaks over decades resulting in multiple reductions in the frequency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Figure 4</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C</w:t>
      </w:r>
      <w:r>
        <w:rPr>
          <w:rFonts w:ascii="Times New Roman" w:eastAsia="Times New Roman" w:hAnsi="Times New Roman" w:cs="Times New Roman"/>
          <w:sz w:val="24"/>
          <w:szCs w:val="24"/>
        </w:rPr>
        <w:t xml:space="preserve">). The maximal deployment of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m occurred in the 1980s (</w:t>
      </w:r>
      <w:commentRangeStart w:id="9"/>
      <w:r>
        <w:rPr>
          <w:rFonts w:ascii="Times New Roman" w:eastAsia="Times New Roman" w:hAnsi="Times New Roman" w:cs="Times New Roman"/>
          <w:b/>
          <w:bCs/>
          <w:sz w:val="24"/>
          <w:szCs w:val="24"/>
        </w:rPr>
        <w:t xml:space="preserve">Figure </w:t>
      </w:r>
      <w:commentRangeEnd w:id="9"/>
      <w:r w:rsidR="00584056">
        <w:rPr>
          <w:rStyle w:val="CommentReference"/>
        </w:rPr>
        <w:commentReference w:id="9"/>
      </w:r>
      <w:r>
        <w:rPr>
          <w:rFonts w:ascii="Times New Roman" w:eastAsia="Times New Roman" w:hAnsi="Times New Roman" w:cs="Times New Roman"/>
          <w:b/>
          <w:bCs/>
          <w:sz w:val="24"/>
          <w:szCs w:val="24"/>
        </w:rPr>
        <w:t>S2</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Table S3</w:t>
      </w:r>
      <w:r>
        <w:rPr>
          <w:rFonts w:ascii="Times New Roman" w:eastAsia="Times New Roman" w:hAnsi="Times New Roman" w:cs="Times New Roman"/>
          <w:sz w:val="24"/>
          <w:szCs w:val="24"/>
        </w:rPr>
        <w:t xml:space="preserve">). There was a rapid loss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between the late 1980s and early 1990s after heavy deployment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The same pattern occurred in the early 2000s, when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frequency reached another peak, the frequency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decreased to its lowest level in the late 2000s. These findings suggest that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in the pathogen was influenced by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about half a decade after </w:t>
      </w:r>
      <w:r>
        <w:rPr>
          <w:rFonts w:ascii="Times New Roman" w:eastAsia="Times New Roman" w:hAnsi="Times New Roman" w:cs="Times New Roman"/>
          <w:i/>
          <w:sz w:val="24"/>
          <w:szCs w:val="24"/>
        </w:rPr>
        <w:t xml:space="preserve">Pi-km </w:t>
      </w:r>
      <w:r>
        <w:rPr>
          <w:rFonts w:ascii="Times New Roman" w:eastAsia="Times New Roman" w:hAnsi="Times New Roman" w:cs="Times New Roman"/>
          <w:sz w:val="24"/>
          <w:szCs w:val="24"/>
        </w:rPr>
        <w:t xml:space="preserve">and </w:t>
      </w:r>
      <w:r>
        <w:rPr>
          <w:rFonts w:ascii="Times New Roman" w:eastAsia="Times New Roman" w:hAnsi="Times New Roman" w:cs="Times New Roman"/>
          <w:i/>
          <w:iCs/>
          <w:sz w:val="24"/>
          <w:szCs w:val="24"/>
        </w:rPr>
        <w:t>Pi-</w:t>
      </w:r>
      <w:proofErr w:type="spellStart"/>
      <w:r>
        <w:rPr>
          <w:rFonts w:ascii="Times New Roman" w:eastAsia="Times New Roman" w:hAnsi="Times New Roman" w:cs="Times New Roman"/>
          <w:i/>
          <w:iCs/>
          <w:sz w:val="24"/>
          <w:szCs w:val="24"/>
        </w:rPr>
        <w:t>k</w:t>
      </w:r>
      <w:r>
        <w:rPr>
          <w:rFonts w:ascii="Times New Roman" w:eastAsia="Times New Roman" w:hAnsi="Times New Roman" w:cs="Times New Roman"/>
          <w:i/>
          <w:sz w:val="24"/>
          <w:szCs w:val="24"/>
        </w:rPr>
        <w:t>s</w:t>
      </w:r>
      <w:proofErr w:type="spellEnd"/>
      <w:r>
        <w:rPr>
          <w:rFonts w:ascii="Times New Roman" w:eastAsia="Times New Roman" w:hAnsi="Times New Roman" w:cs="Times New Roman"/>
          <w:sz w:val="24"/>
          <w:szCs w:val="24"/>
        </w:rPr>
        <w:t xml:space="preserve"> were heavily deployed. Further analysis showed that the prevalence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was best predicted if the average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frequency in the preceding –9 to –2 years was used. A joint model was needed to account for the effects of both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on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frequency (</w:t>
      </w:r>
      <w:r>
        <w:rPr>
          <w:rFonts w:ascii="Times New Roman" w:eastAsia="Times New Roman" w:hAnsi="Times New Roman" w:cs="Times New Roman"/>
          <w:b/>
          <w:bCs/>
          <w:sz w:val="24"/>
          <w:szCs w:val="24"/>
        </w:rPr>
        <w:t>Figure 3</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 xml:space="preserve">). Although the impact of </w:t>
      </w:r>
      <w:r>
        <w:rPr>
          <w:rFonts w:ascii="Times New Roman" w:eastAsia="Times New Roman" w:hAnsi="Times New Roman" w:cs="Times New Roman"/>
          <w:i/>
          <w:iCs/>
          <w:sz w:val="24"/>
          <w:szCs w:val="24"/>
        </w:rPr>
        <w:t>Pi-km</w:t>
      </w:r>
      <w:r>
        <w:rPr>
          <w:rFonts w:ascii="Times New Roman" w:eastAsia="Times New Roman" w:hAnsi="Times New Roman" w:cs="Times New Roman"/>
          <w:sz w:val="24"/>
          <w:szCs w:val="24"/>
        </w:rPr>
        <w:t xml:space="preserve"> on</w:t>
      </w:r>
      <w:r>
        <w:rPr>
          <w:rFonts w:ascii="Times New Roman" w:eastAsia="Times New Roman" w:hAnsi="Times New Roman" w:cs="Times New Roman"/>
          <w:i/>
          <w:iCs/>
          <w:sz w:val="24"/>
          <w:szCs w:val="24"/>
        </w:rPr>
        <w:t xml:space="preserve"> AVR-Pik</w:t>
      </w:r>
      <w:r>
        <w:rPr>
          <w:rFonts w:ascii="Times New Roman" w:eastAsia="Times New Roman" w:hAnsi="Times New Roman" w:cs="Times New Roman"/>
          <w:sz w:val="24"/>
          <w:szCs w:val="24"/>
        </w:rPr>
        <w:t xml:space="preserve"> prevalence depends on the b</w:t>
      </w:r>
      <w:r>
        <w:rPr>
          <w:rFonts w:ascii="Times New Roman" w:eastAsia="Times New Roman" w:hAnsi="Times New Roman" w:cs="Times New Roman"/>
          <w:sz w:val="24"/>
          <w:szCs w:val="24"/>
        </w:rPr>
        <w:t xml:space="preserve">ackground frequency of </w:t>
      </w:r>
      <w:r>
        <w:rPr>
          <w:rFonts w:ascii="Times New Roman" w:eastAsia="Times New Roman" w:hAnsi="Times New Roman" w:cs="Times New Roman"/>
          <w:i/>
          <w:iCs/>
          <w:sz w:val="24"/>
          <w:szCs w:val="24"/>
        </w:rPr>
        <w:t>Pi-</w:t>
      </w:r>
      <w:proofErr w:type="spellStart"/>
      <w:r>
        <w:rPr>
          <w:rFonts w:ascii="Times New Roman" w:eastAsia="Times New Roman" w:hAnsi="Times New Roman" w:cs="Times New Roman"/>
          <w:i/>
          <w:iCs/>
          <w:sz w:val="24"/>
          <w:szCs w:val="24"/>
        </w:rPr>
        <w:t>ks</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Pi-km</w:t>
      </w:r>
      <w:r>
        <w:rPr>
          <w:rFonts w:ascii="Times New Roman" w:eastAsia="Times New Roman" w:hAnsi="Times New Roman" w:cs="Times New Roman"/>
          <w:sz w:val="24"/>
          <w:szCs w:val="24"/>
        </w:rPr>
        <w:t xml:space="preserve"> appears to have a weaker impact on the prevalence of </w:t>
      </w:r>
      <w:r>
        <w:rPr>
          <w:rFonts w:ascii="Times New Roman" w:eastAsia="Times New Roman" w:hAnsi="Times New Roman" w:cs="Times New Roman"/>
          <w:i/>
          <w:iCs/>
          <w:sz w:val="24"/>
          <w:szCs w:val="24"/>
        </w:rPr>
        <w:t>AVR-Piks</w:t>
      </w:r>
      <w:r>
        <w:rPr>
          <w:rFonts w:ascii="Times New Roman" w:eastAsia="Times New Roman" w:hAnsi="Times New Roman" w:cs="Times New Roman"/>
          <w:sz w:val="24"/>
          <w:szCs w:val="24"/>
        </w:rPr>
        <w:t xml:space="preserve"> as compared to the corresponding dynamics for </w:t>
      </w:r>
      <w:r>
        <w:rPr>
          <w:rFonts w:ascii="Times New Roman" w:eastAsia="Times New Roman" w:hAnsi="Times New Roman" w:cs="Times New Roman"/>
          <w:i/>
          <w:iCs/>
          <w:sz w:val="24"/>
          <w:szCs w:val="24"/>
        </w:rPr>
        <w:t>AVR-Pita1</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Figure 3</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w:t>
      </w:r>
    </w:p>
    <w:p w14:paraId="5FFA5D81" w14:textId="77777777" w:rsidR="00802F92" w:rsidRDefault="00A063F7">
      <w:pPr>
        <w:spacing w:line="360" w:lineRule="auto"/>
        <w:jc w:val="both"/>
        <w:rPr>
          <w:rFonts w:ascii="Times New Roman" w:hAnsi="Times New Roman"/>
        </w:rPr>
      </w:pP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was less efficient to overcome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gene’s selection pressure compared to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might have a fitness benefit to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Figs. 2</w:t>
      </w:r>
      <w:r>
        <w:rPr>
          <w:rFonts w:ascii="Times New Roman" w:eastAsia="Times New Roman" w:hAnsi="Times New Roman" w:cs="Times New Roman"/>
          <w:b/>
          <w:bCs/>
          <w:i/>
          <w:iCs/>
          <w:sz w:val="24"/>
          <w:szCs w:val="24"/>
        </w:rPr>
        <w:t>D</w:t>
      </w:r>
      <w:r>
        <w:rPr>
          <w:rFonts w:ascii="Times New Roman" w:eastAsia="Times New Roman" w:hAnsi="Times New Roman" w:cs="Times New Roman"/>
          <w:b/>
          <w:bCs/>
          <w:sz w:val="24"/>
          <w:szCs w:val="24"/>
        </w:rPr>
        <w:t xml:space="preserve"> and 3</w:t>
      </w:r>
      <w:r>
        <w:rPr>
          <w:rFonts w:ascii="Times New Roman" w:eastAsia="Times New Roman" w:hAnsi="Times New Roman" w:cs="Times New Roman"/>
          <w:b/>
          <w:bCs/>
          <w:i/>
          <w:iCs/>
          <w:sz w:val="24"/>
          <w:szCs w:val="24"/>
        </w:rPr>
        <w:t>D</w:t>
      </w:r>
      <w:r>
        <w:rPr>
          <w:rFonts w:ascii="Times New Roman" w:eastAsia="Times New Roman" w:hAnsi="Times New Roman" w:cs="Times New Roman"/>
          <w:b/>
          <w:bCs/>
          <w:sz w:val="24"/>
          <w:szCs w:val="24"/>
        </w:rPr>
        <w:t xml:space="preserve">). Considering the overall low frequency of </w:t>
      </w:r>
      <w:r>
        <w:rPr>
          <w:rFonts w:ascii="Times New Roman" w:eastAsia="Times New Roman" w:hAnsi="Times New Roman" w:cs="Times New Roman"/>
          <w:b/>
          <w:bCs/>
          <w:i/>
          <w:sz w:val="24"/>
          <w:szCs w:val="24"/>
        </w:rPr>
        <w:t>AVR-Pik</w:t>
      </w:r>
      <w:r>
        <w:rPr>
          <w:rFonts w:ascii="Times New Roman" w:eastAsia="Times New Roman" w:hAnsi="Times New Roman" w:cs="Times New Roman"/>
          <w:b/>
          <w:bCs/>
          <w:sz w:val="24"/>
          <w:szCs w:val="24"/>
        </w:rPr>
        <w:t xml:space="preserve"> (compared to </w:t>
      </w:r>
      <w:r>
        <w:rPr>
          <w:rFonts w:ascii="Times New Roman" w:eastAsia="Times New Roman" w:hAnsi="Times New Roman" w:cs="Times New Roman"/>
          <w:b/>
          <w:bCs/>
          <w:i/>
          <w:sz w:val="24"/>
          <w:szCs w:val="24"/>
        </w:rPr>
        <w:t>AVR-Pita, AVR-Pi9, AVR-</w:t>
      </w:r>
      <w:proofErr w:type="spellStart"/>
      <w:r>
        <w:rPr>
          <w:rFonts w:ascii="Times New Roman" w:eastAsia="Times New Roman" w:hAnsi="Times New Roman" w:cs="Times New Roman"/>
          <w:b/>
          <w:bCs/>
          <w:i/>
          <w:sz w:val="24"/>
          <w:szCs w:val="24"/>
        </w:rPr>
        <w:t>Pizt</w:t>
      </w:r>
      <w:proofErr w:type="spellEnd"/>
      <w:r>
        <w:rPr>
          <w:rFonts w:ascii="Times New Roman" w:eastAsia="Times New Roman" w:hAnsi="Times New Roman" w:cs="Times New Roman"/>
          <w:b/>
          <w:bCs/>
          <w:i/>
          <w:sz w:val="24"/>
          <w:szCs w:val="24"/>
        </w:rPr>
        <w:t>, AVR-</w:t>
      </w:r>
      <w:proofErr w:type="spellStart"/>
      <w:r>
        <w:rPr>
          <w:rFonts w:ascii="Times New Roman" w:eastAsia="Times New Roman" w:hAnsi="Times New Roman" w:cs="Times New Roman"/>
          <w:b/>
          <w:bCs/>
          <w:i/>
          <w:sz w:val="24"/>
          <w:szCs w:val="24"/>
        </w:rPr>
        <w:t>Pib</w:t>
      </w:r>
      <w:proofErr w:type="spellEnd"/>
      <w:r>
        <w:rPr>
          <w:rFonts w:ascii="Times New Roman" w:eastAsia="Times New Roman" w:hAnsi="Times New Roman" w:cs="Times New Roman"/>
          <w:b/>
          <w:bCs/>
          <w:i/>
          <w:sz w:val="24"/>
          <w:szCs w:val="24"/>
        </w:rPr>
        <w:t>,</w:t>
      </w:r>
      <w:r>
        <w:rPr>
          <w:rFonts w:ascii="Times New Roman" w:eastAsia="Times New Roman" w:hAnsi="Times New Roman" w:cs="Times New Roman"/>
          <w:b/>
          <w:bCs/>
          <w:sz w:val="24"/>
          <w:szCs w:val="24"/>
        </w:rPr>
        <w:t xml:space="preserve"> and </w:t>
      </w:r>
      <w:r>
        <w:rPr>
          <w:rFonts w:ascii="Times New Roman" w:eastAsia="Times New Roman" w:hAnsi="Times New Roman" w:cs="Times New Roman"/>
          <w:b/>
          <w:bCs/>
          <w:i/>
          <w:sz w:val="24"/>
          <w:szCs w:val="24"/>
        </w:rPr>
        <w:t>ACE1</w:t>
      </w:r>
      <w:r>
        <w:rPr>
          <w:rFonts w:ascii="Times New Roman" w:eastAsia="Times New Roman" w:hAnsi="Times New Roman" w:cs="Times New Roman"/>
          <w:b/>
          <w:bCs/>
          <w:sz w:val="24"/>
          <w:szCs w:val="24"/>
        </w:rPr>
        <w:t xml:space="preserve">), heavy deployment of </w:t>
      </w:r>
      <w:proofErr w:type="spellStart"/>
      <w:r>
        <w:rPr>
          <w:rFonts w:ascii="Times New Roman" w:eastAsia="Times New Roman" w:hAnsi="Times New Roman" w:cs="Times New Roman"/>
          <w:b/>
          <w:bCs/>
          <w:i/>
          <w:sz w:val="24"/>
          <w:szCs w:val="24"/>
        </w:rPr>
        <w:t>Pikm</w:t>
      </w:r>
      <w:proofErr w:type="spellEnd"/>
      <w:r>
        <w:rPr>
          <w:rFonts w:ascii="Times New Roman" w:eastAsia="Times New Roman" w:hAnsi="Times New Roman" w:cs="Times New Roman"/>
          <w:b/>
          <w:bCs/>
          <w:i/>
          <w:sz w:val="24"/>
          <w:szCs w:val="24"/>
        </w:rPr>
        <w:t>/Piks</w:t>
      </w:r>
      <w:r>
        <w:rPr>
          <w:rFonts w:ascii="Times New Roman" w:eastAsia="Times New Roman" w:hAnsi="Times New Roman" w:cs="Times New Roman"/>
          <w:b/>
          <w:bCs/>
          <w:sz w:val="24"/>
          <w:szCs w:val="24"/>
        </w:rPr>
        <w:t xml:space="preserve"> over time negated that benefit.</w:t>
      </w:r>
    </w:p>
    <w:p w14:paraId="5FFA5D82"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t xml:space="preserve">Evolutionary relationships among nucleotide variants of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p>
    <w:p w14:paraId="5FFA5D83"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lastRenderedPageBreak/>
        <w:t xml:space="preserve">There were 109 nucleotide haplotypes for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from 26 segregating sites, and 21 haplotypes for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from 12 segregating sites (</w:t>
      </w:r>
      <w:r>
        <w:rPr>
          <w:rFonts w:ascii="Times New Roman" w:eastAsia="Times New Roman" w:hAnsi="Times New Roman" w:cs="Times New Roman"/>
          <w:b/>
          <w:bCs/>
          <w:sz w:val="24"/>
          <w:szCs w:val="24"/>
        </w:rPr>
        <w:t>Datasets S4</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S5</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Figure 4</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D</w:t>
      </w:r>
      <w:r>
        <w:rPr>
          <w:rFonts w:ascii="Times New Roman" w:eastAsia="Times New Roman" w:hAnsi="Times New Roman" w:cs="Times New Roman"/>
          <w:sz w:val="24"/>
          <w:szCs w:val="24"/>
        </w:rPr>
        <w:t xml:space="preserve">). There was some bias in the representation of clonal lineages for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with the large group represented by variant V002 having only representation in the Global samples but the group represented by V008 having nearly only representation in the U.S. samples. The picture was much less clear for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with one </w:t>
      </w:r>
      <w:proofErr w:type="gramStart"/>
      <w:r>
        <w:rPr>
          <w:rFonts w:ascii="Times New Roman" w:eastAsia="Times New Roman" w:hAnsi="Times New Roman" w:cs="Times New Roman"/>
          <w:sz w:val="24"/>
          <w:szCs w:val="24"/>
        </w:rPr>
        <w:t>lineages</w:t>
      </w:r>
      <w:proofErr w:type="gramEnd"/>
      <w:r>
        <w:rPr>
          <w:rFonts w:ascii="Times New Roman" w:eastAsia="Times New Roman" w:hAnsi="Times New Roman" w:cs="Times New Roman"/>
          <w:sz w:val="24"/>
          <w:szCs w:val="24"/>
        </w:rPr>
        <w:t xml:space="preserve"> related to V102 and V080 only being represented in the Gl</w:t>
      </w:r>
      <w:r>
        <w:rPr>
          <w:rFonts w:ascii="Times New Roman" w:eastAsia="Times New Roman" w:hAnsi="Times New Roman" w:cs="Times New Roman"/>
          <w:sz w:val="24"/>
          <w:szCs w:val="24"/>
        </w:rPr>
        <w:t>obal samples set, and lineages related to V061 and V014 being strongly over-represented in the U.S. set.</w:t>
      </w:r>
    </w:p>
    <w:p w14:paraId="5FFA5D84"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We highlighted four critical amino acid residues for each of the AVR proteins and noted each time we observed them in the U.S. and Global sample sets (</w:t>
      </w:r>
      <w:r>
        <w:rPr>
          <w:rFonts w:ascii="Times New Roman" w:eastAsia="Times New Roman" w:hAnsi="Times New Roman" w:cs="Times New Roman"/>
          <w:b/>
          <w:bCs/>
          <w:sz w:val="24"/>
          <w:szCs w:val="24"/>
        </w:rPr>
        <w:t>Figure 4</w:t>
      </w:r>
      <w:r>
        <w:rPr>
          <w:rFonts w:ascii="Times New Roman" w:eastAsia="Times New Roman" w:hAnsi="Times New Roman" w:cs="Times New Roman"/>
          <w:i/>
          <w:iCs/>
          <w:sz w:val="24"/>
          <w:szCs w:val="24"/>
        </w:rPr>
        <w:t>B/C</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4</w:t>
      </w:r>
      <w:r>
        <w:rPr>
          <w:rFonts w:ascii="Times New Roman" w:eastAsia="Times New Roman" w:hAnsi="Times New Roman" w:cs="Times New Roman"/>
          <w:i/>
          <w:iCs/>
          <w:sz w:val="24"/>
          <w:szCs w:val="24"/>
        </w:rPr>
        <w:t>E</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F</w:t>
      </w:r>
      <w:r>
        <w:rPr>
          <w:rFonts w:ascii="Times New Roman" w:eastAsia="Times New Roman" w:hAnsi="Times New Roman" w:cs="Times New Roman"/>
          <w:sz w:val="24"/>
          <w:szCs w:val="24"/>
        </w:rPr>
        <w:t xml:space="preserve">). For the most part, once new variants of AVR-Pita1 or AVR-Pik were observed, they stayed around for the duration of sampling. The variant of AVR-Pita1 that was pathogenic to resistance protein Pita1, NQCR, was </w:t>
      </w:r>
      <w:proofErr w:type="spellStart"/>
      <w:r>
        <w:rPr>
          <w:rFonts w:ascii="Times New Roman" w:eastAsia="Times New Roman" w:hAnsi="Times New Roman" w:cs="Times New Roman"/>
          <w:sz w:val="24"/>
          <w:szCs w:val="24"/>
        </w:rPr>
        <w:t>was</w:t>
      </w:r>
      <w:proofErr w:type="spellEnd"/>
      <w:r>
        <w:rPr>
          <w:rFonts w:ascii="Times New Roman" w:eastAsia="Times New Roman" w:hAnsi="Times New Roman" w:cs="Times New Roman"/>
          <w:sz w:val="24"/>
          <w:szCs w:val="24"/>
        </w:rPr>
        <w:t xml:space="preserve"> first detected in the U.S. in the late 1980s, after which point one more derivative variants was observed only in the U.S. – NQCK in the early 2000s. Two AVR-Pik variants without known cognate Pi-k allelic variants, HADM and NADK, were found much more commonly in the U.S. tha</w:t>
      </w:r>
      <w:r>
        <w:rPr>
          <w:rFonts w:ascii="Times New Roman" w:eastAsia="Times New Roman" w:hAnsi="Times New Roman" w:cs="Times New Roman"/>
          <w:sz w:val="24"/>
          <w:szCs w:val="24"/>
        </w:rPr>
        <w:t xml:space="preserve">n in the World samples (4/4 and 12/14, respectively), where </w:t>
      </w:r>
      <w:r>
        <w:rPr>
          <w:rFonts w:ascii="Times New Roman" w:eastAsia="Times New Roman" w:hAnsi="Times New Roman" w:cs="Times New Roman"/>
          <w:i/>
          <w:iCs/>
          <w:sz w:val="24"/>
          <w:szCs w:val="24"/>
        </w:rPr>
        <w:t>Pi-k#</w:t>
      </w:r>
      <w:r>
        <w:rPr>
          <w:rFonts w:ascii="Times New Roman" w:eastAsia="Times New Roman" w:hAnsi="Times New Roman" w:cs="Times New Roman"/>
          <w:sz w:val="24"/>
          <w:szCs w:val="24"/>
        </w:rPr>
        <w:t xml:space="preserve"> has been widely deployed.</w:t>
      </w:r>
    </w:p>
    <w:p w14:paraId="5FFA5D85" w14:textId="77777777" w:rsidR="00802F92" w:rsidRDefault="00A063F7">
      <w:pPr>
        <w:spacing w:line="360" w:lineRule="auto"/>
        <w:jc w:val="both"/>
        <w:rPr>
          <w:rFonts w:ascii="Times New Roman" w:hAnsi="Times New Roman"/>
        </w:rPr>
      </w:pPr>
      <w:commentRangeStart w:id="10"/>
      <w:r>
        <w:rPr>
          <w:rFonts w:ascii="Times New Roman" w:eastAsia="Times New Roman" w:hAnsi="Times New Roman" w:cs="Times New Roman"/>
          <w:b/>
          <w:sz w:val="24"/>
          <w:szCs w:val="24"/>
        </w:rPr>
        <w:t xml:space="preserve">Validation of interaction specificity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with their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w:t>
      </w:r>
      <w:commentRangeEnd w:id="10"/>
      <w:r>
        <w:commentReference w:id="10"/>
      </w:r>
    </w:p>
    <w:p w14:paraId="5FFA5D86" w14:textId="79384A56" w:rsidR="00802F92" w:rsidRDefault="00A063F7">
      <w:pPr>
        <w:spacing w:line="360" w:lineRule="auto"/>
        <w:jc w:val="both"/>
        <w:rPr>
          <w:rFonts w:ascii="Times New Roman" w:hAnsi="Times New Roman"/>
        </w:rPr>
      </w:pPr>
      <w:bookmarkStart w:id="11" w:name="_imqvc0muzj9"/>
      <w:bookmarkEnd w:id="11"/>
      <w:commentRangeStart w:id="12"/>
      <w:commentRangeStart w:id="13"/>
      <w:r>
        <w:rPr>
          <w:rFonts w:ascii="Times New Roman" w:eastAsia="Times New Roman" w:hAnsi="Times New Roman" w:cs="Times New Roman"/>
          <w:sz w:val="24"/>
          <w:szCs w:val="24"/>
        </w:rPr>
        <w:t xml:space="preserve">Gene for gene theory predicts that major blast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are effective in preventing the infections of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strains with their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determine the specificity of interaction between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rice varieties Katy and M202 with and without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were challenged with the isolates carrying different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variants (</w:t>
      </w:r>
      <w:r>
        <w:rPr>
          <w:rFonts w:ascii="Times New Roman" w:eastAsia="Times New Roman" w:hAnsi="Times New Roman" w:cs="Times New Roman"/>
          <w:b/>
          <w:bCs/>
          <w:sz w:val="24"/>
          <w:szCs w:val="24"/>
        </w:rPr>
        <w:t>Figure 6</w:t>
      </w:r>
      <w:r>
        <w:rPr>
          <w:rFonts w:ascii="Times New Roman" w:eastAsia="Times New Roman" w:hAnsi="Times New Roman" w:cs="Times New Roman"/>
          <w:sz w:val="24"/>
          <w:szCs w:val="24"/>
        </w:rPr>
        <w:t xml:space="preserve">). Rice variety M202 lacks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was susceptible to all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haplotypes as expected</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Katy with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resistant to all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haplotypes</w:t>
      </w:r>
      <w:commentRangeStart w:id="14"/>
      <w:r>
        <w:rPr>
          <w:rFonts w:ascii="Times New Roman" w:eastAsia="Times New Roman" w:hAnsi="Times New Roman" w:cs="Times New Roman"/>
          <w:sz w:val="24"/>
          <w:szCs w:val="24"/>
        </w:rPr>
        <w:t xml:space="preserve"> </w:t>
      </w:r>
      <w:del w:id="15" w:author="Jia, Yulin - REE-ARS" w:date="2025-09-15T09:37:00Z" w16du:dateUtc="2025-09-15T14:37:00Z">
        <w:r w:rsidDel="0055485A">
          <w:rPr>
            <w:rFonts w:ascii="Times New Roman" w:eastAsia="Times New Roman" w:hAnsi="Times New Roman" w:cs="Times New Roman"/>
            <w:sz w:val="24"/>
            <w:szCs w:val="24"/>
          </w:rPr>
          <w:delText xml:space="preserve">except V26 </w:delText>
        </w:r>
        <w:commentRangeEnd w:id="14"/>
        <w:r w:rsidDel="0055485A">
          <w:commentReference w:id="14"/>
        </w:r>
      </w:del>
      <w:del w:id="16" w:author="Jia, Yulin - REE-ARS" w:date="2025-09-15T09:38:00Z" w16du:dateUtc="2025-09-15T14:38:00Z">
        <w:r w:rsidDel="000A2E34">
          <w:rPr>
            <w:rFonts w:ascii="Times New Roman" w:eastAsia="Times New Roman" w:hAnsi="Times New Roman" w:cs="Times New Roman"/>
            <w:sz w:val="24"/>
            <w:szCs w:val="24"/>
          </w:rPr>
          <w:delText>(</w:delText>
        </w:r>
        <w:r w:rsidDel="000A2E34">
          <w:rPr>
            <w:rFonts w:ascii="Times New Roman" w:eastAsia="Times New Roman" w:hAnsi="Times New Roman" w:cs="Times New Roman"/>
            <w:b/>
            <w:bCs/>
            <w:sz w:val="24"/>
            <w:szCs w:val="24"/>
          </w:rPr>
          <w:delText>Figure 3</w:delText>
        </w:r>
        <w:r w:rsidDel="000A2E34">
          <w:rPr>
            <w:rFonts w:ascii="Times New Roman" w:eastAsia="Times New Roman" w:hAnsi="Times New Roman" w:cs="Times New Roman"/>
            <w:i/>
            <w:sz w:val="24"/>
            <w:szCs w:val="24"/>
          </w:rPr>
          <w:delText>C</w:delText>
        </w:r>
        <w:r w:rsidDel="000A2E34">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w:t>
      </w:r>
    </w:p>
    <w:p w14:paraId="5FFA5D87" w14:textId="0A82A330"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To determine the specificity of interaction between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and </w:t>
      </w:r>
      <w:proofErr w:type="gramStart"/>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the IRRI monogenic lines carrying </w:t>
      </w:r>
      <w:r>
        <w:rPr>
          <w:rFonts w:ascii="Times New Roman" w:eastAsia="Times New Roman" w:hAnsi="Times New Roman" w:cs="Times New Roman"/>
          <w:i/>
          <w:color w:val="000000"/>
          <w:sz w:val="24"/>
          <w:szCs w:val="24"/>
        </w:rPr>
        <w:t>Pi-1,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Pi-</w:t>
      </w:r>
      <w:r>
        <w:rPr>
          <w:rFonts w:ascii="Times New Roman" w:eastAsia="Times New Roman" w:hAnsi="Times New Roman" w:cs="Times New Roman"/>
          <w:i/>
          <w:sz w:val="24"/>
          <w:szCs w:val="24"/>
        </w:rPr>
        <w:t>km</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kp</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were challenged with </w:t>
      </w:r>
      <w:proofErr w:type="gramStart"/>
      <w:r>
        <w:rPr>
          <w:rFonts w:ascii="Times New Roman" w:eastAsia="Times New Roman" w:hAnsi="Times New Roman" w:cs="Times New Roman"/>
          <w:sz w:val="24"/>
          <w:szCs w:val="24"/>
        </w:rPr>
        <w:t>the isolates</w:t>
      </w:r>
      <w:proofErr w:type="gramEnd"/>
      <w:r>
        <w:rPr>
          <w:rFonts w:ascii="Times New Roman" w:eastAsia="Times New Roman" w:hAnsi="Times New Roman" w:cs="Times New Roman"/>
          <w:sz w:val="24"/>
          <w:szCs w:val="24"/>
        </w:rPr>
        <w:t xml:space="preserve"> carrying different AVR-Pik variants. The isolate carrying </w:t>
      </w:r>
      <w:del w:id="17" w:author="Jia, Yulin - REE-ARS" w:date="2025-09-15T09:41:00Z" w16du:dateUtc="2025-09-15T14:41:00Z">
        <w:r w:rsidDel="00035613">
          <w:rPr>
            <w:rFonts w:ascii="Times New Roman" w:eastAsia="Times New Roman" w:hAnsi="Times New Roman" w:cs="Times New Roman"/>
            <w:sz w:val="24"/>
            <w:szCs w:val="24"/>
          </w:rPr>
          <w:delText>V3 (</w:delText>
        </w:r>
      </w:del>
      <w:r>
        <w:rPr>
          <w:rFonts w:ascii="Times New Roman" w:eastAsia="Times New Roman" w:hAnsi="Times New Roman" w:cs="Times New Roman"/>
          <w:sz w:val="24"/>
          <w:szCs w:val="24"/>
        </w:rPr>
        <w:t>AVR-Pik D</w:t>
      </w:r>
      <w:del w:id="18" w:author="Jia, Yulin - REE-ARS" w:date="2025-09-15T09:41:00Z" w16du:dateUtc="2025-09-15T14:41:00Z">
        <w:r w:rsidDel="00035613">
          <w:rPr>
            <w:rFonts w:ascii="Times New Roman" w:eastAsia="Times New Roman" w:hAnsi="Times New Roman" w:cs="Times New Roman"/>
            <w:sz w:val="24"/>
            <w:szCs w:val="24"/>
          </w:rPr>
          <w:delText>)</w:delText>
        </w:r>
      </w:del>
      <w:r>
        <w:rPr>
          <w:rFonts w:ascii="Times New Roman" w:eastAsia="Times New Roman" w:hAnsi="Times New Roman" w:cs="Times New Roman"/>
          <w:sz w:val="24"/>
          <w:szCs w:val="24"/>
        </w:rPr>
        <w:t xml:space="preserve"> showed moderate avirulence activity with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t>
      </w:r>
      <w:r>
        <w:rPr>
          <w:rFonts w:ascii="Times New Roman" w:eastAsia="Times New Roman" w:hAnsi="Times New Roman" w:cs="Times New Roman"/>
          <w:b/>
          <w:bCs/>
          <w:sz w:val="24"/>
          <w:szCs w:val="24"/>
        </w:rPr>
        <w:t xml:space="preserve">Figure </w:t>
      </w:r>
      <w:del w:id="19" w:author="Jia, Yulin - REE-ARS" w:date="2025-09-15T09:41:00Z" w16du:dateUtc="2025-09-15T14:41:00Z">
        <w:r w:rsidDel="00035613">
          <w:rPr>
            <w:rFonts w:ascii="Times New Roman" w:eastAsia="Times New Roman" w:hAnsi="Times New Roman" w:cs="Times New Roman"/>
            <w:b/>
            <w:bCs/>
            <w:sz w:val="24"/>
            <w:szCs w:val="24"/>
          </w:rPr>
          <w:delText>4</w:delText>
        </w:r>
        <w:r w:rsidDel="00035613">
          <w:rPr>
            <w:rFonts w:ascii="Times New Roman" w:eastAsia="Times New Roman" w:hAnsi="Times New Roman" w:cs="Times New Roman"/>
            <w:i/>
            <w:sz w:val="24"/>
            <w:szCs w:val="24"/>
          </w:rPr>
          <w:delText>C</w:delText>
        </w:r>
      </w:del>
      <w:ins w:id="20" w:author="Jia, Yulin - REE-ARS" w:date="2025-09-15T09:41:00Z" w16du:dateUtc="2025-09-15T14:41:00Z">
        <w:r w:rsidR="00035613">
          <w:rPr>
            <w:rFonts w:ascii="Times New Roman" w:eastAsia="Times New Roman" w:hAnsi="Times New Roman" w:cs="Times New Roman"/>
            <w:b/>
            <w:bCs/>
            <w:sz w:val="24"/>
            <w:szCs w:val="24"/>
          </w:rPr>
          <w:t>6</w:t>
        </w:r>
      </w:ins>
      <w:r>
        <w:rPr>
          <w:rFonts w:ascii="Times New Roman" w:eastAsia="Times New Roman" w:hAnsi="Times New Roman" w:cs="Times New Roman"/>
          <w:sz w:val="24"/>
          <w:szCs w:val="24"/>
        </w:rPr>
        <w:t xml:space="preserve">). </w:t>
      </w:r>
      <w:del w:id="21" w:author="Jia, Yulin - REE-ARS" w:date="2025-09-15T09:42:00Z" w16du:dateUtc="2025-09-15T14:42:00Z">
        <w:r w:rsidDel="00FD3A6D">
          <w:rPr>
            <w:rFonts w:ascii="Times New Roman" w:eastAsia="Times New Roman" w:hAnsi="Times New Roman" w:cs="Times New Roman"/>
            <w:sz w:val="24"/>
            <w:szCs w:val="24"/>
          </w:rPr>
          <w:delText xml:space="preserve">Amino acid changes from H to N or from G to D of V3 resulted in the new variants V1 or V6 in the 1970s, respectively. V1 is avirulent to </w:delText>
        </w:r>
        <w:r w:rsidDel="00FD3A6D">
          <w:rPr>
            <w:rFonts w:ascii="Times New Roman" w:eastAsia="Times New Roman" w:hAnsi="Times New Roman" w:cs="Times New Roman"/>
            <w:i/>
            <w:sz w:val="24"/>
            <w:szCs w:val="24"/>
          </w:rPr>
          <w:delText>Pi-km</w:delText>
        </w:r>
        <w:r w:rsidDel="00FD3A6D">
          <w:rPr>
            <w:rFonts w:ascii="Times New Roman" w:eastAsia="Times New Roman" w:hAnsi="Times New Roman" w:cs="Times New Roman"/>
            <w:sz w:val="24"/>
            <w:szCs w:val="24"/>
          </w:rPr>
          <w:delText xml:space="preserve"> and </w:delText>
        </w:r>
        <w:r w:rsidDel="00FD3A6D">
          <w:rPr>
            <w:rFonts w:ascii="Times New Roman" w:eastAsia="Times New Roman" w:hAnsi="Times New Roman" w:cs="Times New Roman"/>
            <w:i/>
            <w:sz w:val="24"/>
            <w:szCs w:val="24"/>
          </w:rPr>
          <w:lastRenderedPageBreak/>
          <w:delText>Pi-kh</w:delText>
        </w:r>
        <w:r w:rsidDel="00FD3A6D">
          <w:rPr>
            <w:rFonts w:ascii="Times New Roman" w:eastAsia="Times New Roman" w:hAnsi="Times New Roman" w:cs="Times New Roman"/>
            <w:sz w:val="24"/>
            <w:szCs w:val="24"/>
          </w:rPr>
          <w:delText xml:space="preserve">, while V6 is avirulent to </w:delText>
        </w:r>
        <w:r w:rsidDel="00FD3A6D">
          <w:rPr>
            <w:rFonts w:ascii="Times New Roman" w:eastAsia="Times New Roman" w:hAnsi="Times New Roman" w:cs="Times New Roman"/>
            <w:i/>
            <w:sz w:val="24"/>
            <w:szCs w:val="24"/>
          </w:rPr>
          <w:delText>Pi-1</w:delText>
        </w:r>
        <w:r w:rsidDel="00FD3A6D">
          <w:rPr>
            <w:rFonts w:ascii="Times New Roman" w:eastAsia="Times New Roman" w:hAnsi="Times New Roman" w:cs="Times New Roman"/>
            <w:sz w:val="24"/>
            <w:szCs w:val="24"/>
          </w:rPr>
          <w:delText xml:space="preserve">, </w:delText>
        </w:r>
        <w:r w:rsidDel="00FD3A6D">
          <w:rPr>
            <w:rFonts w:ascii="Times New Roman" w:eastAsia="Times New Roman" w:hAnsi="Times New Roman" w:cs="Times New Roman"/>
            <w:i/>
            <w:sz w:val="24"/>
            <w:szCs w:val="24"/>
          </w:rPr>
          <w:delText>Pi-km</w:delText>
        </w:r>
        <w:r w:rsidDel="00FD3A6D">
          <w:rPr>
            <w:rFonts w:ascii="Times New Roman" w:eastAsia="Times New Roman" w:hAnsi="Times New Roman" w:cs="Times New Roman"/>
            <w:sz w:val="24"/>
            <w:szCs w:val="24"/>
          </w:rPr>
          <w:delText xml:space="preserve">, </w:delText>
        </w:r>
        <w:r w:rsidDel="00FD3A6D">
          <w:rPr>
            <w:rFonts w:ascii="Times New Roman" w:eastAsia="Times New Roman" w:hAnsi="Times New Roman" w:cs="Times New Roman"/>
            <w:i/>
            <w:sz w:val="24"/>
            <w:szCs w:val="24"/>
          </w:rPr>
          <w:delText>Pi-kh</w:delText>
        </w:r>
        <w:r w:rsidDel="00FD3A6D">
          <w:rPr>
            <w:rFonts w:ascii="Times New Roman" w:eastAsia="Times New Roman" w:hAnsi="Times New Roman" w:cs="Times New Roman"/>
            <w:sz w:val="24"/>
            <w:szCs w:val="24"/>
          </w:rPr>
          <w:delText xml:space="preserve">, </w:delText>
        </w:r>
        <w:r w:rsidDel="00FD3A6D">
          <w:rPr>
            <w:rFonts w:ascii="Times New Roman" w:eastAsia="Times New Roman" w:hAnsi="Times New Roman" w:cs="Times New Roman"/>
            <w:i/>
            <w:sz w:val="24"/>
            <w:szCs w:val="24"/>
          </w:rPr>
          <w:delText>Pi-kp</w:delText>
        </w:r>
        <w:r w:rsidDel="00FD3A6D">
          <w:rPr>
            <w:rFonts w:ascii="Times New Roman" w:eastAsia="Times New Roman" w:hAnsi="Times New Roman" w:cs="Times New Roman"/>
            <w:sz w:val="24"/>
            <w:szCs w:val="24"/>
          </w:rPr>
          <w:delText xml:space="preserve"> and </w:delText>
        </w:r>
        <w:r w:rsidDel="00FD3A6D">
          <w:rPr>
            <w:rFonts w:ascii="Times New Roman" w:eastAsia="Times New Roman" w:hAnsi="Times New Roman" w:cs="Times New Roman"/>
            <w:i/>
            <w:sz w:val="24"/>
            <w:szCs w:val="24"/>
          </w:rPr>
          <w:delText xml:space="preserve">Pi-k. </w:delText>
        </w:r>
        <w:r w:rsidDel="00FD3A6D">
          <w:rPr>
            <w:rFonts w:ascii="Times New Roman" w:eastAsia="Times New Roman" w:hAnsi="Times New Roman" w:cs="Times New Roman"/>
            <w:sz w:val="24"/>
            <w:szCs w:val="24"/>
          </w:rPr>
          <w:delText xml:space="preserve">A change from G in V1 to D resulted in V7, and change from P in V7 to A resulted in V4. Both V7 and V4, with 2 amino acid changes, were avirulent to </w:delText>
        </w:r>
        <w:r w:rsidDel="00FD3A6D">
          <w:rPr>
            <w:rFonts w:ascii="Times New Roman" w:eastAsia="Times New Roman" w:hAnsi="Times New Roman" w:cs="Times New Roman"/>
            <w:i/>
            <w:sz w:val="24"/>
            <w:szCs w:val="24"/>
          </w:rPr>
          <w:delText>Pi-km</w:delText>
        </w:r>
        <w:r w:rsidDel="00FD3A6D">
          <w:rPr>
            <w:rFonts w:ascii="Times New Roman" w:eastAsia="Times New Roman" w:hAnsi="Times New Roman" w:cs="Times New Roman"/>
            <w:sz w:val="24"/>
            <w:szCs w:val="24"/>
          </w:rPr>
          <w:delText xml:space="preserve">, and </w:delText>
        </w:r>
        <w:r w:rsidDel="00FD3A6D">
          <w:rPr>
            <w:rFonts w:ascii="Times New Roman" w:eastAsia="Times New Roman" w:hAnsi="Times New Roman" w:cs="Times New Roman"/>
            <w:i/>
            <w:sz w:val="24"/>
            <w:szCs w:val="24"/>
          </w:rPr>
          <w:delText>Pi-kh.</w:delText>
        </w:r>
        <w:r w:rsidDel="00FD3A6D">
          <w:rPr>
            <w:rFonts w:ascii="Times New Roman" w:eastAsia="Times New Roman" w:hAnsi="Times New Roman" w:cs="Times New Roman"/>
            <w:sz w:val="24"/>
            <w:szCs w:val="24"/>
          </w:rPr>
          <w:delText xml:space="preserve"> Variant V5 with change of N in V4 to H, isolated in the 1970s, lacked avirulence activity and was virulent to all </w:delText>
        </w:r>
        <w:r w:rsidDel="00FD3A6D">
          <w:rPr>
            <w:rFonts w:ascii="Times New Roman" w:eastAsia="Times New Roman" w:hAnsi="Times New Roman" w:cs="Times New Roman"/>
            <w:i/>
            <w:sz w:val="24"/>
            <w:szCs w:val="24"/>
          </w:rPr>
          <w:delText xml:space="preserve">Pi-k </w:delText>
        </w:r>
        <w:r w:rsidDel="00FD3A6D">
          <w:rPr>
            <w:rFonts w:ascii="Times New Roman" w:eastAsia="Times New Roman" w:hAnsi="Times New Roman" w:cs="Times New Roman"/>
            <w:sz w:val="24"/>
            <w:szCs w:val="24"/>
          </w:rPr>
          <w:delText xml:space="preserve">alleles. The V2 variant with M in V4 replaced by K, found in the late 1980s, was also virulent with all </w:delText>
        </w:r>
        <w:r w:rsidDel="00FD3A6D">
          <w:rPr>
            <w:rFonts w:ascii="Times New Roman" w:eastAsia="Times New Roman" w:hAnsi="Times New Roman" w:cs="Times New Roman"/>
            <w:i/>
            <w:sz w:val="24"/>
            <w:szCs w:val="24"/>
          </w:rPr>
          <w:delText>Pi-k</w:delText>
        </w:r>
        <w:r w:rsidDel="00FD3A6D">
          <w:rPr>
            <w:rFonts w:ascii="Times New Roman" w:eastAsia="Times New Roman" w:hAnsi="Times New Roman" w:cs="Times New Roman"/>
            <w:sz w:val="24"/>
            <w:szCs w:val="24"/>
          </w:rPr>
          <w:delText xml:space="preserve"> alleles. </w:delText>
        </w:r>
      </w:del>
    </w:p>
    <w:p w14:paraId="5FFA5D88"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To determine if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are good indicators for the efficacy of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for blast control, we selected 64 isolates with different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from recent blast </w:t>
      </w:r>
      <w:proofErr w:type="gramStart"/>
      <w:r>
        <w:rPr>
          <w:rFonts w:ascii="Times New Roman" w:eastAsia="Times New Roman" w:hAnsi="Times New Roman" w:cs="Times New Roman"/>
          <w:sz w:val="24"/>
          <w:szCs w:val="24"/>
        </w:rPr>
        <w:t>collections, and</w:t>
      </w:r>
      <w:proofErr w:type="gramEnd"/>
      <w:r>
        <w:rPr>
          <w:rFonts w:ascii="Times New Roman" w:eastAsia="Times New Roman" w:hAnsi="Times New Roman" w:cs="Times New Roman"/>
          <w:sz w:val="24"/>
          <w:szCs w:val="24"/>
        </w:rPr>
        <w:t xml:space="preserve"> inoculated them onto IRRI monogenic rice lines carrying cognate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genes and differential rice lines (</w:t>
      </w:r>
      <w:r>
        <w:rPr>
          <w:rFonts w:ascii="Times New Roman" w:eastAsia="Times New Roman" w:hAnsi="Times New Roman" w:cs="Times New Roman"/>
          <w:b/>
          <w:bCs/>
          <w:sz w:val="24"/>
          <w:szCs w:val="24"/>
        </w:rPr>
        <w:t>Figure 6</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Dataset S5</w:t>
      </w:r>
      <w:r>
        <w:rPr>
          <w:rFonts w:ascii="Times New Roman" w:eastAsia="Times New Roman" w:hAnsi="Times New Roman" w:cs="Times New Roman"/>
          <w:sz w:val="24"/>
          <w:szCs w:val="24"/>
        </w:rPr>
        <w:t xml:space="preserve">). We showed that line </w:t>
      </w:r>
      <w:proofErr w:type="spellStart"/>
      <w:r>
        <w:rPr>
          <w:rFonts w:ascii="Times New Roman" w:eastAsia="Times New Roman" w:hAnsi="Times New Roman" w:cs="Times New Roman"/>
          <w:sz w:val="24"/>
          <w:szCs w:val="24"/>
        </w:rPr>
        <w:t>IRBLzt</w:t>
      </w:r>
      <w:proofErr w:type="spellEnd"/>
      <w:r>
        <w:rPr>
          <w:rFonts w:ascii="Times New Roman" w:eastAsia="Times New Roman" w:hAnsi="Times New Roman" w:cs="Times New Roman"/>
          <w:sz w:val="24"/>
          <w:szCs w:val="24"/>
        </w:rPr>
        <w:t xml:space="preserve">-T carrying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zt</w:t>
      </w:r>
      <w:proofErr w:type="spellEnd"/>
      <w:r>
        <w:rPr>
          <w:rFonts w:ascii="Times New Roman" w:eastAsia="Times New Roman" w:hAnsi="Times New Roman" w:cs="Times New Roman"/>
          <w:sz w:val="24"/>
          <w:szCs w:val="24"/>
        </w:rPr>
        <w:t xml:space="preserve"> was resistant to 96.38% isolates, line Pi-no.5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resistant to 93.75% of isolates, cultivar Katy carrying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was resistant to 87.5% of isolates, an</w:t>
      </w:r>
      <w:r>
        <w:rPr>
          <w:rFonts w:ascii="Times New Roman" w:eastAsia="Times New Roman" w:hAnsi="Times New Roman" w:cs="Times New Roman"/>
          <w:sz w:val="24"/>
          <w:szCs w:val="24"/>
        </w:rPr>
        <w:t xml:space="preserve">d line </w:t>
      </w:r>
      <w:proofErr w:type="spellStart"/>
      <w:r>
        <w:rPr>
          <w:rFonts w:ascii="Times New Roman" w:eastAsia="Times New Roman" w:hAnsi="Times New Roman" w:cs="Times New Roman"/>
          <w:sz w:val="24"/>
          <w:szCs w:val="24"/>
        </w:rPr>
        <w:t>IRBLb</w:t>
      </w:r>
      <w:proofErr w:type="spellEnd"/>
      <w:r>
        <w:rPr>
          <w:rFonts w:ascii="Times New Roman" w:eastAsia="Times New Roman" w:hAnsi="Times New Roman" w:cs="Times New Roman"/>
          <w:sz w:val="24"/>
          <w:szCs w:val="24"/>
        </w:rPr>
        <w:t xml:space="preserve">-B carrying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was resistant to 81.25% of isolates</w:t>
      </w:r>
      <w:r>
        <w:rPr>
          <w:rFonts w:ascii="Times New Roman" w:eastAsia="Times New Roman" w:hAnsi="Times New Roman" w:cs="Times New Roman"/>
          <w:i/>
          <w:sz w:val="24"/>
          <w:szCs w:val="24"/>
        </w:rPr>
        <w:t>.</w:t>
      </w:r>
      <w:r>
        <w:rPr>
          <w:rFonts w:ascii="Times New Roman" w:eastAsia="Times New Roman" w:hAnsi="Times New Roman" w:cs="Times New Roman"/>
          <w:sz w:val="24"/>
          <w:szCs w:val="24"/>
        </w:rPr>
        <w:t xml:space="preserve"> The corresponding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were found with high frequency in the field.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have been used for six decades by the U.S. rice breeders. In recent years,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was still resistant to 35% of isolates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was only resistant to 1.69% of isolates. As expected, due to lack of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in the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field population, few isolates were incompatible with mono-genetic lines carrying </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Pia.</w:t>
      </w:r>
      <w:commentRangeEnd w:id="12"/>
      <w:r>
        <w:commentReference w:id="12"/>
      </w:r>
      <w:commentRangeEnd w:id="13"/>
      <w:r w:rsidR="00124225">
        <w:rPr>
          <w:rStyle w:val="CommentReference"/>
        </w:rPr>
        <w:commentReference w:id="13"/>
      </w:r>
    </w:p>
    <w:p w14:paraId="5FFA5D89"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t>Discussion</w:t>
      </w:r>
    </w:p>
    <w:p w14:paraId="5FFA5D8A" w14:textId="77777777" w:rsidR="00802F92" w:rsidRDefault="00A063F7">
      <w:pPr>
        <w:spacing w:line="360" w:lineRule="auto"/>
        <w:jc w:val="both"/>
        <w:rPr>
          <w:rFonts w:ascii="Times New Roman" w:hAnsi="Times New Roman"/>
        </w:rPr>
      </w:pPr>
      <w:proofErr w:type="gramStart"/>
      <w:r>
        <w:rPr>
          <w:rFonts w:ascii="Times New Roman" w:eastAsia="Times New Roman" w:hAnsi="Times New Roman" w:cs="Times New Roman"/>
          <w:sz w:val="24"/>
          <w:szCs w:val="24"/>
        </w:rPr>
        <w:t>The majority of</w:t>
      </w:r>
      <w:proofErr w:type="gramEnd"/>
      <w:r>
        <w:rPr>
          <w:rFonts w:ascii="Times New Roman" w:eastAsia="Times New Roman" w:hAnsi="Times New Roman" w:cs="Times New Roman"/>
          <w:sz w:val="24"/>
          <w:szCs w:val="24"/>
        </w:rPr>
        <w:t xml:space="preserve"> rice grown in the U.S. is of domestic origin with many different varieties developed through breeding programs and selection over the years to meet the specific needs of U.S. growers and consumers. These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collected over a 56-year period from commercial rice fields are ideal to investigate evolution and adaptation of a pathogen concurrent to changes in resistance genes deployed in host plants. We provided evidence that changes in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in rice were followed by genetic change in the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with changes taking 5 to 10 years depending on the </w:t>
      </w:r>
      <w:r>
        <w:rPr>
          <w:rFonts w:ascii="Times New Roman" w:eastAsia="Times New Roman" w:hAnsi="Times New Roman" w:cs="Times New Roman"/>
          <w:i/>
          <w:sz w:val="24"/>
          <w:szCs w:val="24"/>
        </w:rPr>
        <w:t xml:space="preserve">AVR-R </w:t>
      </w:r>
      <w:r>
        <w:rPr>
          <w:rFonts w:ascii="Times New Roman" w:eastAsia="Times New Roman" w:hAnsi="Times New Roman" w:cs="Times New Roman"/>
          <w:sz w:val="24"/>
          <w:szCs w:val="24"/>
        </w:rPr>
        <w:t>pair; and these changes were quite different from the patterns seen in Global samples (</w:t>
      </w:r>
      <w:r>
        <w:rPr>
          <w:rFonts w:ascii="Times New Roman" w:eastAsia="Times New Roman" w:hAnsi="Times New Roman" w:cs="Times New Roman"/>
          <w:b/>
          <w:bCs/>
          <w:sz w:val="24"/>
          <w:szCs w:val="24"/>
        </w:rPr>
        <w:t>Figures</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3</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iCs/>
          <w:sz w:val="24"/>
          <w:szCs w:val="24"/>
        </w:rPr>
        <w:t>B</w:t>
      </w:r>
      <w:r>
        <w:rPr>
          <w:rFonts w:ascii="Times New Roman" w:eastAsia="Times New Roman" w:hAnsi="Times New Roman" w:cs="Times New Roman"/>
          <w:sz w:val="24"/>
          <w:szCs w:val="24"/>
        </w:rPr>
        <w:t xml:space="preserve">) There were both changes in </w:t>
      </w:r>
      <w:r>
        <w:rPr>
          <w:rFonts w:ascii="Times New Roman" w:eastAsia="Times New Roman" w:hAnsi="Times New Roman" w:cs="Times New Roman"/>
          <w:i/>
          <w:sz w:val="24"/>
          <w:szCs w:val="24"/>
        </w:rPr>
        <w:t>AVR</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presence/absence and haplotype diversity.</w:t>
      </w:r>
    </w:p>
    <w:p w14:paraId="5FFA5D8B"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The </w:t>
      </w:r>
      <w:proofErr w:type="gramStart"/>
      <w:r>
        <w:rPr>
          <w:rFonts w:ascii="Times New Roman" w:eastAsia="Times New Roman" w:hAnsi="Times New Roman" w:cs="Times New Roman"/>
          <w:sz w:val="24"/>
          <w:szCs w:val="24"/>
        </w:rPr>
        <w:t>most stark</w:t>
      </w:r>
      <w:proofErr w:type="gramEnd"/>
      <w:r>
        <w:rPr>
          <w:rFonts w:ascii="Times New Roman" w:eastAsia="Times New Roman" w:hAnsi="Times New Roman" w:cs="Times New Roman"/>
          <w:sz w:val="24"/>
          <w:szCs w:val="24"/>
        </w:rPr>
        <w:t xml:space="preserve"> changes were apparent in </w:t>
      </w:r>
      <w:r>
        <w:rPr>
          <w:rFonts w:ascii="Times New Roman" w:eastAsia="Times New Roman" w:hAnsi="Times New Roman" w:cs="Times New Roman"/>
          <w:i/>
          <w:sz w:val="24"/>
          <w:szCs w:val="24"/>
        </w:rPr>
        <w:t xml:space="preserve">AVR-Pita1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 xml:space="preserve">In both cases, increase in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prevalence corresponded to a decreased frequency of the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5-10 years after broad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deployment. The frequency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has been increasing again with </w:t>
      </w:r>
      <w:r>
        <w:rPr>
          <w:rFonts w:ascii="Times New Roman" w:eastAsia="Times New Roman" w:hAnsi="Times New Roman" w:cs="Times New Roman"/>
          <w:sz w:val="24"/>
          <w:szCs w:val="24"/>
        </w:rPr>
        <w:lastRenderedPageBreak/>
        <w:t xml:space="preserve">declining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deployment. Additionally,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corresponding to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that were widely deployed in the 1960s and the early 1970s (</w:t>
      </w:r>
      <w:r>
        <w:rPr>
          <w:rFonts w:ascii="Times New Roman" w:eastAsia="Times New Roman" w:hAnsi="Times New Roman" w:cs="Times New Roman"/>
          <w:b/>
          <w:bCs/>
          <w:sz w:val="24"/>
          <w:szCs w:val="24"/>
        </w:rPr>
        <w:t>Dataset S3</w:t>
      </w:r>
      <w:r>
        <w:rPr>
          <w:rFonts w:ascii="Times New Roman" w:eastAsia="Times New Roman" w:hAnsi="Times New Roman" w:cs="Times New Roman"/>
          <w:sz w:val="24"/>
          <w:szCs w:val="24"/>
        </w:rPr>
        <w:t xml:space="preserve">), were very rare in the U.S.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Widespread presence and sequence conserv</w:t>
      </w:r>
      <w:r>
        <w:rPr>
          <w:rFonts w:ascii="Times New Roman" w:eastAsia="Times New Roman" w:hAnsi="Times New Roman" w:cs="Times New Roman"/>
          <w:sz w:val="24"/>
          <w:szCs w:val="24"/>
        </w:rPr>
        <w:t xml:space="preserve">ation of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through the decades is consistent with absence of their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This result suggests that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Pi33</w:t>
      </w:r>
      <w:r>
        <w:rPr>
          <w:rFonts w:ascii="Times New Roman" w:eastAsia="Times New Roman" w:hAnsi="Times New Roman" w:cs="Times New Roman"/>
          <w:sz w:val="24"/>
          <w:szCs w:val="24"/>
        </w:rPr>
        <w:t xml:space="preserve"> can be stacked to provide durable and effective blast resistance (Mundt, 2018). </w:t>
      </w:r>
    </w:p>
    <w:p w14:paraId="5FFA5D8C" w14:textId="6BF64085" w:rsidR="00802F92" w:rsidDel="00F57AF0" w:rsidRDefault="00A063F7">
      <w:pPr>
        <w:spacing w:line="360" w:lineRule="auto"/>
        <w:jc w:val="both"/>
        <w:rPr>
          <w:del w:id="22" w:author="Jia, Yulin - REE-ARS" w:date="2025-09-15T09:45:00Z" w16du:dateUtc="2025-09-15T14:45:00Z"/>
          <w:rFonts w:ascii="Times New Roman" w:hAnsi="Times New Roman"/>
        </w:rPr>
      </w:pPr>
      <w:bookmarkStart w:id="23" w:name="_6sutud4vbcza"/>
      <w:bookmarkEnd w:id="23"/>
      <w:commentRangeStart w:id="24"/>
      <w:del w:id="25" w:author="Jia, Yulin - REE-ARS" w:date="2025-09-15T09:45:00Z" w16du:dateUtc="2025-09-15T14:45:00Z">
        <w:r w:rsidDel="00F57AF0">
          <w:rPr>
            <w:rFonts w:ascii="Times New Roman" w:eastAsia="Times New Roman" w:hAnsi="Times New Roman" w:cs="Times New Roman"/>
            <w:sz w:val="24"/>
            <w:szCs w:val="24"/>
          </w:rPr>
          <w:delText>Out of 37 AVR-Pita protein variants tested, only one, V26</w:delText>
        </w:r>
        <w:commentRangeEnd w:id="24"/>
        <w:r w:rsidDel="00F57AF0">
          <w:commentReference w:id="24"/>
        </w:r>
        <w:r w:rsidDel="00F57AF0">
          <w:rPr>
            <w:rFonts w:ascii="Times New Roman" w:eastAsia="Times New Roman" w:hAnsi="Times New Roman" w:cs="Times New Roman"/>
            <w:sz w:val="24"/>
            <w:szCs w:val="24"/>
          </w:rPr>
          <w:delText xml:space="preserve">, failed to trigger </w:delText>
        </w:r>
        <w:r w:rsidDel="00F57AF0">
          <w:rPr>
            <w:rFonts w:ascii="Times New Roman" w:eastAsia="Times New Roman" w:hAnsi="Times New Roman" w:cs="Times New Roman"/>
            <w:i/>
            <w:sz w:val="24"/>
            <w:szCs w:val="24"/>
          </w:rPr>
          <w:delText>Pita</w:delText>
        </w:r>
        <w:r w:rsidDel="00F57AF0">
          <w:rPr>
            <w:rFonts w:ascii="Times New Roman" w:eastAsia="Times New Roman" w:hAnsi="Times New Roman" w:cs="Times New Roman"/>
            <w:sz w:val="24"/>
            <w:szCs w:val="24"/>
          </w:rPr>
          <w:delText>-mediated resistance (</w:delText>
        </w:r>
        <w:r w:rsidDel="00F57AF0">
          <w:rPr>
            <w:rFonts w:ascii="Times New Roman" w:eastAsia="Times New Roman" w:hAnsi="Times New Roman" w:cs="Times New Roman"/>
            <w:b/>
            <w:bCs/>
            <w:sz w:val="24"/>
            <w:szCs w:val="24"/>
          </w:rPr>
          <w:delText>Figure 3</w:delText>
        </w:r>
        <w:r w:rsidDel="00F57AF0">
          <w:rPr>
            <w:rFonts w:ascii="Times New Roman" w:eastAsia="Times New Roman" w:hAnsi="Times New Roman" w:cs="Times New Roman"/>
            <w:i/>
            <w:iCs/>
            <w:sz w:val="24"/>
            <w:szCs w:val="24"/>
          </w:rPr>
          <w:delText>C</w:delText>
        </w:r>
        <w:r w:rsidDel="00F57AF0">
          <w:rPr>
            <w:rFonts w:ascii="Times New Roman" w:eastAsia="Times New Roman" w:hAnsi="Times New Roman" w:cs="Times New Roman"/>
            <w:sz w:val="24"/>
            <w:szCs w:val="24"/>
          </w:rPr>
          <w:delText xml:space="preserve">). For the AVR-Pik protein, two of seven variants failed to trigger resistance towards any </w:delText>
        </w:r>
        <w:r w:rsidDel="00F57AF0">
          <w:rPr>
            <w:rFonts w:ascii="Times New Roman" w:eastAsia="Times New Roman" w:hAnsi="Times New Roman" w:cs="Times New Roman"/>
            <w:i/>
            <w:sz w:val="24"/>
            <w:szCs w:val="24"/>
          </w:rPr>
          <w:delText>Pik#</w:delText>
        </w:r>
        <w:r w:rsidDel="00F57AF0">
          <w:rPr>
            <w:rFonts w:ascii="Times New Roman" w:eastAsia="Times New Roman" w:hAnsi="Times New Roman" w:cs="Times New Roman"/>
            <w:sz w:val="24"/>
            <w:szCs w:val="24"/>
          </w:rPr>
          <w:delText xml:space="preserve"> gene (</w:delText>
        </w:r>
        <w:r w:rsidDel="00F57AF0">
          <w:rPr>
            <w:rFonts w:ascii="Times New Roman" w:eastAsia="Times New Roman" w:hAnsi="Times New Roman" w:cs="Times New Roman"/>
            <w:b/>
            <w:bCs/>
            <w:sz w:val="24"/>
            <w:szCs w:val="24"/>
          </w:rPr>
          <w:delText>Figure 6</w:delText>
        </w:r>
        <w:r w:rsidDel="00F57AF0">
          <w:rPr>
            <w:rFonts w:ascii="Times New Roman" w:eastAsia="Times New Roman" w:hAnsi="Times New Roman" w:cs="Times New Roman"/>
            <w:sz w:val="24"/>
            <w:szCs w:val="24"/>
          </w:rPr>
          <w:delText xml:space="preserve">). It is worth noting that the variant H09 in Yunnan, China, conferred avirulence to </w:delText>
        </w:r>
        <w:r w:rsidDel="00F57AF0">
          <w:rPr>
            <w:rFonts w:ascii="Times New Roman" w:eastAsia="Times New Roman" w:hAnsi="Times New Roman" w:cs="Times New Roman"/>
            <w:i/>
            <w:sz w:val="24"/>
            <w:szCs w:val="24"/>
          </w:rPr>
          <w:delText>Pi-km/kh/kp/k</w:delText>
        </w:r>
        <w:r w:rsidDel="00F57AF0">
          <w:rPr>
            <w:rFonts w:ascii="Times New Roman" w:eastAsia="Times New Roman" w:hAnsi="Times New Roman" w:cs="Times New Roman"/>
            <w:sz w:val="24"/>
            <w:szCs w:val="24"/>
          </w:rPr>
          <w:delText xml:space="preserve">, but the same variant V5 in the present study conferred virulence to these </w:delText>
        </w:r>
        <w:r w:rsidDel="00F57AF0">
          <w:rPr>
            <w:rFonts w:ascii="Times New Roman" w:eastAsia="Times New Roman" w:hAnsi="Times New Roman" w:cs="Times New Roman"/>
            <w:i/>
            <w:sz w:val="24"/>
            <w:szCs w:val="24"/>
          </w:rPr>
          <w:delText>R</w:delText>
        </w:r>
        <w:r w:rsidDel="00F57AF0">
          <w:rPr>
            <w:rFonts w:ascii="Times New Roman" w:eastAsia="Times New Roman" w:hAnsi="Times New Roman" w:cs="Times New Roman"/>
            <w:sz w:val="24"/>
            <w:szCs w:val="24"/>
          </w:rPr>
          <w:delText xml:space="preserve"> genes (Li </w:delText>
        </w:r>
        <w:r w:rsidDel="00F57AF0">
          <w:rPr>
            <w:rFonts w:ascii="Times New Roman" w:eastAsia="Times New Roman" w:hAnsi="Times New Roman" w:cs="Times New Roman"/>
            <w:i/>
            <w:sz w:val="24"/>
            <w:szCs w:val="24"/>
          </w:rPr>
          <w:delText>et al</w:delText>
        </w:r>
        <w:r w:rsidDel="00F57AF0">
          <w:rPr>
            <w:rFonts w:ascii="Times New Roman" w:eastAsia="Times New Roman" w:hAnsi="Times New Roman" w:cs="Times New Roman"/>
            <w:sz w:val="24"/>
            <w:szCs w:val="24"/>
          </w:rPr>
          <w:delText xml:space="preserve">., 2019). </w:delText>
        </w:r>
        <w:commentRangeStart w:id="26"/>
        <w:commentRangeStart w:id="27"/>
        <w:commentRangeStart w:id="28"/>
        <w:r w:rsidDel="00F57AF0">
          <w:rPr>
            <w:rFonts w:ascii="Times New Roman" w:eastAsia="Times New Roman" w:hAnsi="Times New Roman" w:cs="Times New Roman"/>
            <w:sz w:val="24"/>
            <w:szCs w:val="24"/>
          </w:rPr>
          <w:delText xml:space="preserve">The variant H02 conferred avirulence to </w:delText>
        </w:r>
        <w:r w:rsidDel="00F57AF0">
          <w:rPr>
            <w:rFonts w:ascii="Times New Roman" w:eastAsia="Times New Roman" w:hAnsi="Times New Roman" w:cs="Times New Roman"/>
            <w:i/>
            <w:sz w:val="24"/>
            <w:szCs w:val="24"/>
          </w:rPr>
          <w:delText>Pi-kh</w:delText>
        </w:r>
        <w:r w:rsidDel="00F57AF0">
          <w:rPr>
            <w:rFonts w:ascii="Times New Roman" w:eastAsia="Times New Roman" w:hAnsi="Times New Roman" w:cs="Times New Roman"/>
            <w:sz w:val="24"/>
            <w:szCs w:val="24"/>
          </w:rPr>
          <w:delText xml:space="preserve"> (Li </w:delText>
        </w:r>
        <w:r w:rsidDel="00F57AF0">
          <w:rPr>
            <w:rFonts w:ascii="Times New Roman" w:eastAsia="Times New Roman" w:hAnsi="Times New Roman" w:cs="Times New Roman"/>
            <w:i/>
            <w:sz w:val="24"/>
            <w:szCs w:val="24"/>
          </w:rPr>
          <w:delText>et al</w:delText>
        </w:r>
        <w:r w:rsidDel="00F57AF0">
          <w:rPr>
            <w:rFonts w:ascii="Times New Roman" w:eastAsia="Times New Roman" w:hAnsi="Times New Roman" w:cs="Times New Roman"/>
            <w:sz w:val="24"/>
            <w:szCs w:val="24"/>
          </w:rPr>
          <w:delText xml:space="preserve">., 2019), but the same variant V4 in the present study conferred avirulence to </w:delText>
        </w:r>
        <w:r w:rsidDel="00F57AF0">
          <w:rPr>
            <w:rFonts w:ascii="Times New Roman" w:eastAsia="Times New Roman" w:hAnsi="Times New Roman" w:cs="Times New Roman"/>
            <w:i/>
            <w:sz w:val="24"/>
            <w:szCs w:val="24"/>
          </w:rPr>
          <w:delText>Pi-km</w:delText>
        </w:r>
        <w:r w:rsidDel="00F57AF0">
          <w:rPr>
            <w:rFonts w:ascii="Times New Roman" w:eastAsia="Times New Roman" w:hAnsi="Times New Roman" w:cs="Times New Roman"/>
            <w:sz w:val="24"/>
            <w:szCs w:val="24"/>
          </w:rPr>
          <w:delText xml:space="preserve"> and </w:delText>
        </w:r>
        <w:r w:rsidDel="00F57AF0">
          <w:rPr>
            <w:rFonts w:ascii="Times New Roman" w:eastAsia="Times New Roman" w:hAnsi="Times New Roman" w:cs="Times New Roman"/>
            <w:i/>
            <w:sz w:val="24"/>
            <w:szCs w:val="24"/>
          </w:rPr>
          <w:delText>Pi-kh</w:delText>
        </w:r>
        <w:r w:rsidDel="00F57AF0">
          <w:rPr>
            <w:rFonts w:ascii="Times New Roman" w:eastAsia="Times New Roman" w:hAnsi="Times New Roman" w:cs="Times New Roman"/>
            <w:sz w:val="24"/>
            <w:szCs w:val="24"/>
          </w:rPr>
          <w:delText>. These discrepancies could occur because our isolat</w:delText>
        </w:r>
        <w:r w:rsidDel="00F57AF0">
          <w:rPr>
            <w:rFonts w:ascii="Times New Roman" w:eastAsia="Times New Roman" w:hAnsi="Times New Roman" w:cs="Times New Roman"/>
            <w:sz w:val="24"/>
            <w:szCs w:val="24"/>
          </w:rPr>
          <w:delText xml:space="preserve">es could not separate </w:delText>
        </w:r>
        <w:r w:rsidDel="00F57AF0">
          <w:rPr>
            <w:rFonts w:ascii="Times New Roman" w:eastAsia="Times New Roman" w:hAnsi="Times New Roman" w:cs="Times New Roman"/>
            <w:i/>
            <w:sz w:val="24"/>
            <w:szCs w:val="24"/>
          </w:rPr>
          <w:delText>Pi-km</w:delText>
        </w:r>
        <w:r w:rsidDel="00F57AF0">
          <w:rPr>
            <w:rFonts w:ascii="Times New Roman" w:eastAsia="Times New Roman" w:hAnsi="Times New Roman" w:cs="Times New Roman"/>
            <w:sz w:val="24"/>
            <w:szCs w:val="24"/>
          </w:rPr>
          <w:delText xml:space="preserve"> and </w:delText>
        </w:r>
        <w:r w:rsidDel="00F57AF0">
          <w:rPr>
            <w:rFonts w:ascii="Times New Roman" w:eastAsia="Times New Roman" w:hAnsi="Times New Roman" w:cs="Times New Roman"/>
            <w:i/>
            <w:sz w:val="24"/>
            <w:szCs w:val="24"/>
          </w:rPr>
          <w:delText>Pi-kh</w:delText>
        </w:r>
        <w:r w:rsidDel="00F57AF0">
          <w:rPr>
            <w:rFonts w:ascii="Times New Roman" w:eastAsia="Times New Roman" w:hAnsi="Times New Roman" w:cs="Times New Roman"/>
            <w:sz w:val="24"/>
            <w:szCs w:val="24"/>
          </w:rPr>
          <w:delText>, and/or suggest that other unknown factors in our isolates influenced the outcomes of disease reaction under the greenhouse conditions. Nevertheless, amino acid sequence variation in AVR proteins appears to be a</w:delText>
        </w:r>
        <w:commentRangeStart w:id="29"/>
        <w:r w:rsidDel="00F57AF0">
          <w:rPr>
            <w:rFonts w:ascii="Times New Roman" w:eastAsia="Times New Roman" w:hAnsi="Times New Roman" w:cs="Times New Roman"/>
            <w:sz w:val="24"/>
            <w:szCs w:val="24"/>
          </w:rPr>
          <w:delText xml:space="preserve"> less efficient way to overcome </w:delText>
        </w:r>
        <w:r w:rsidDel="00F57AF0">
          <w:rPr>
            <w:rFonts w:ascii="Times New Roman" w:eastAsia="Times New Roman" w:hAnsi="Times New Roman" w:cs="Times New Roman"/>
            <w:i/>
            <w:sz w:val="24"/>
            <w:szCs w:val="24"/>
          </w:rPr>
          <w:delText>R</w:delText>
        </w:r>
        <w:r w:rsidDel="00F57AF0">
          <w:rPr>
            <w:rFonts w:ascii="Times New Roman" w:eastAsia="Times New Roman" w:hAnsi="Times New Roman" w:cs="Times New Roman"/>
            <w:sz w:val="24"/>
            <w:szCs w:val="24"/>
          </w:rPr>
          <w:delText xml:space="preserve"> genes than total gene deletion.</w:delText>
        </w:r>
        <w:commentRangeEnd w:id="26"/>
        <w:r w:rsidDel="00F57AF0">
          <w:commentReference w:id="26"/>
        </w:r>
        <w:commentRangeEnd w:id="29"/>
        <w:r w:rsidDel="00F57AF0">
          <w:commentReference w:id="29"/>
        </w:r>
        <w:commentRangeEnd w:id="27"/>
        <w:r w:rsidDel="00F57AF0">
          <w:commentReference w:id="27"/>
        </w:r>
        <w:commentRangeEnd w:id="28"/>
        <w:r w:rsidDel="00F57AF0">
          <w:commentReference w:id="28"/>
        </w:r>
      </w:del>
    </w:p>
    <w:p w14:paraId="5FFA5D8D"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A pathogen fitness penalty may result from mutation of an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due to loss of avirulence, which is necessary to overcome an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 This fitness penalty in the pathogen is hypothesized to correspond to durable resistance for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Losses of avirulence causing lower spore productions that have been reported in rust pathogen </w:t>
      </w:r>
      <w:proofErr w:type="spellStart"/>
      <w:r>
        <w:rPr>
          <w:rFonts w:ascii="Times New Roman" w:eastAsia="Times New Roman" w:hAnsi="Times New Roman" w:cs="Times New Roman"/>
          <w:i/>
          <w:sz w:val="24"/>
          <w:szCs w:val="24"/>
        </w:rPr>
        <w:t>Melampsora</w:t>
      </w:r>
      <w:proofErr w:type="spellEnd"/>
      <w:r>
        <w:rPr>
          <w:rFonts w:ascii="Times New Roman" w:eastAsia="Times New Roman" w:hAnsi="Times New Roman" w:cs="Times New Roman"/>
          <w:i/>
          <w:sz w:val="24"/>
          <w:szCs w:val="24"/>
        </w:rPr>
        <w:t xml:space="preserve"> </w:t>
      </w:r>
      <w:proofErr w:type="spellStart"/>
      <w:r>
        <w:rPr>
          <w:rFonts w:ascii="Times New Roman" w:eastAsia="Times New Roman" w:hAnsi="Times New Roman" w:cs="Times New Roman"/>
          <w:i/>
          <w:sz w:val="24"/>
          <w:szCs w:val="24"/>
        </w:rPr>
        <w:t>lini</w:t>
      </w:r>
      <w:proofErr w:type="spellEnd"/>
      <w:r>
        <w:rPr>
          <w:rFonts w:ascii="Times New Roman" w:eastAsia="Times New Roman" w:hAnsi="Times New Roman" w:cs="Times New Roman"/>
          <w:sz w:val="24"/>
          <w:szCs w:val="24"/>
        </w:rPr>
        <w:t xml:space="preserve"> (Thrall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2003), </w:t>
      </w:r>
      <w:r>
        <w:rPr>
          <w:rFonts w:ascii="Times New Roman" w:eastAsia="Times New Roman" w:hAnsi="Times New Roman" w:cs="Times New Roman"/>
          <w:color w:val="000000"/>
          <w:sz w:val="24"/>
          <w:szCs w:val="24"/>
        </w:rPr>
        <w:t xml:space="preserve">oilseed rape </w:t>
      </w:r>
      <w:proofErr w:type="spellStart"/>
      <w:r>
        <w:rPr>
          <w:rFonts w:ascii="Times New Roman" w:eastAsia="Times New Roman" w:hAnsi="Times New Roman" w:cs="Times New Roman"/>
          <w:color w:val="000000"/>
          <w:sz w:val="24"/>
          <w:szCs w:val="24"/>
        </w:rPr>
        <w:t>phoma</w:t>
      </w:r>
      <w:proofErr w:type="spellEnd"/>
      <w:r>
        <w:rPr>
          <w:rFonts w:ascii="Times New Roman" w:eastAsia="Times New Roman" w:hAnsi="Times New Roman" w:cs="Times New Roman"/>
          <w:color w:val="000000"/>
          <w:sz w:val="24"/>
          <w:szCs w:val="24"/>
        </w:rPr>
        <w:t xml:space="preserve"> stem canker pathogen</w:t>
      </w:r>
      <w:r>
        <w:rPr>
          <w:rFonts w:ascii="Times New Roman" w:eastAsia="Times New Roman" w:hAnsi="Times New Roman" w:cs="Times New Roman"/>
          <w:i/>
          <w:color w:val="000000"/>
          <w:sz w:val="24"/>
          <w:szCs w:val="24"/>
        </w:rPr>
        <w:t xml:space="preserve"> Leptosphaeria </w:t>
      </w:r>
      <w:proofErr w:type="spellStart"/>
      <w:r>
        <w:rPr>
          <w:rFonts w:ascii="Times New Roman" w:eastAsia="Times New Roman" w:hAnsi="Times New Roman" w:cs="Times New Roman"/>
          <w:i/>
          <w:color w:val="000000"/>
          <w:sz w:val="24"/>
          <w:szCs w:val="24"/>
        </w:rPr>
        <w:t>maculans</w:t>
      </w:r>
      <w:proofErr w:type="spell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shd w:val="clear" w:color="auto" w:fill="FCFCFC"/>
        </w:rPr>
        <w:t xml:space="preserve">Huang </w:t>
      </w:r>
      <w:r>
        <w:rPr>
          <w:rFonts w:ascii="Times New Roman" w:eastAsia="Times New Roman" w:hAnsi="Times New Roman" w:cs="Times New Roman"/>
          <w:i/>
          <w:color w:val="000000"/>
          <w:sz w:val="24"/>
          <w:szCs w:val="24"/>
          <w:shd w:val="clear" w:color="auto" w:fill="FCFCFC"/>
        </w:rPr>
        <w:t>et al</w:t>
      </w:r>
      <w:r>
        <w:rPr>
          <w:rFonts w:ascii="Times New Roman" w:eastAsia="Times New Roman" w:hAnsi="Times New Roman" w:cs="Times New Roman"/>
          <w:color w:val="000000"/>
          <w:sz w:val="24"/>
          <w:szCs w:val="24"/>
          <w:shd w:val="clear" w:color="auto" w:fill="FCFCFC"/>
        </w:rPr>
        <w:t>., 2010</w:t>
      </w:r>
      <w:r>
        <w:rPr>
          <w:rFonts w:ascii="Times New Roman" w:eastAsia="Times New Roman" w:hAnsi="Times New Roman" w:cs="Times New Roman"/>
          <w:color w:val="000000"/>
          <w:sz w:val="24"/>
          <w:szCs w:val="24"/>
        </w:rPr>
        <w:t xml:space="preserve">), and </w:t>
      </w:r>
      <w:r>
        <w:rPr>
          <w:rFonts w:ascii="Times New Roman" w:eastAsia="Times New Roman" w:hAnsi="Times New Roman" w:cs="Times New Roman"/>
          <w:sz w:val="24"/>
          <w:szCs w:val="24"/>
        </w:rPr>
        <w:t xml:space="preserve">potato late blight pathogen </w:t>
      </w:r>
      <w:r>
        <w:rPr>
          <w:rFonts w:ascii="Times New Roman" w:eastAsia="Times New Roman" w:hAnsi="Times New Roman" w:cs="Times New Roman"/>
          <w:i/>
          <w:sz w:val="24"/>
          <w:szCs w:val="24"/>
        </w:rPr>
        <w:t>Phytophthora infestans</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Montarry</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2010). In the rice blast fungus, reduced aggressiveness associated with loss of any </w:t>
      </w:r>
      <w:proofErr w:type="gramStart"/>
      <w:r>
        <w:rPr>
          <w:rFonts w:ascii="Times New Roman" w:eastAsia="Times New Roman" w:hAnsi="Times New Roman" w:cs="Times New Roman"/>
          <w:sz w:val="24"/>
          <w:szCs w:val="24"/>
        </w:rPr>
        <w:t xml:space="preserve">particular </w:t>
      </w:r>
      <w:r>
        <w:rPr>
          <w:rFonts w:ascii="Times New Roman" w:eastAsia="Times New Roman" w:hAnsi="Times New Roman" w:cs="Times New Roman"/>
          <w:i/>
          <w:sz w:val="24"/>
          <w:szCs w:val="24"/>
        </w:rPr>
        <w:t>AVR</w:t>
      </w:r>
      <w:proofErr w:type="gramEnd"/>
      <w:r>
        <w:rPr>
          <w:rFonts w:ascii="Times New Roman" w:eastAsia="Times New Roman" w:hAnsi="Times New Roman" w:cs="Times New Roman"/>
          <w:sz w:val="24"/>
          <w:szCs w:val="24"/>
        </w:rPr>
        <w:t xml:space="preserve"> gene has been recently implied in laboratory studies (Gao et al., 2021). The fitness cost imposed by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mutations can also be determined if there is persistence or decline in frequency of a particular virulence gene (mutated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when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is gone from the </w:t>
      </w:r>
      <w:r>
        <w:rPr>
          <w:rFonts w:ascii="Times New Roman" w:eastAsia="Times New Roman" w:hAnsi="Times New Roman" w:cs="Times New Roman"/>
          <w:color w:val="000000"/>
          <w:sz w:val="24"/>
          <w:szCs w:val="24"/>
        </w:rPr>
        <w:t>field (</w:t>
      </w:r>
      <w:r>
        <w:rPr>
          <w:rFonts w:ascii="Times New Roman" w:eastAsia="Times New Roman" w:hAnsi="Times New Roman" w:cs="Times New Roman"/>
          <w:sz w:val="24"/>
          <w:szCs w:val="24"/>
        </w:rPr>
        <w:t xml:space="preserve">Bahri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2009</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sz w:val="24"/>
          <w:szCs w:val="24"/>
        </w:rPr>
        <w:t xml:space="preserve">Additionally, the population rapidly regained an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after the </w:t>
      </w:r>
      <w:r>
        <w:rPr>
          <w:rFonts w:ascii="Times New Roman" w:eastAsia="Times New Roman" w:hAnsi="Times New Roman" w:cs="Times New Roman"/>
          <w:i/>
          <w:sz w:val="24"/>
          <w:szCs w:val="24"/>
        </w:rPr>
        <w:t xml:space="preserve">Pita/Pita2/Ptr </w:t>
      </w:r>
      <w:r>
        <w:rPr>
          <w:rFonts w:ascii="Times New Roman" w:eastAsia="Times New Roman" w:hAnsi="Times New Roman" w:cs="Times New Roman"/>
          <w:sz w:val="24"/>
          <w:szCs w:val="24"/>
        </w:rPr>
        <w:t>regio</w:t>
      </w:r>
      <w:r>
        <w:rPr>
          <w:rFonts w:ascii="Times New Roman" w:eastAsia="Times New Roman" w:hAnsi="Times New Roman" w:cs="Times New Roman"/>
          <w:sz w:val="24"/>
          <w:szCs w:val="24"/>
        </w:rPr>
        <w:t>n</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(Jia et al., 2012)</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was removed from the field (</w:t>
      </w:r>
      <w:r>
        <w:rPr>
          <w:rFonts w:ascii="Times New Roman" w:eastAsia="Times New Roman" w:hAnsi="Times New Roman" w:cs="Times New Roman"/>
          <w:b/>
          <w:bCs/>
          <w:sz w:val="24"/>
          <w:szCs w:val="24"/>
        </w:rPr>
        <w:t>Figure 2</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The presence of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is correlated with levels of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in the field, with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levels rising </w:t>
      </w:r>
      <w:r>
        <w:rPr>
          <w:rFonts w:ascii="Times New Roman" w:eastAsia="Times New Roman" w:hAnsi="Times New Roman" w:cs="Times New Roman"/>
          <w:sz w:val="24"/>
          <w:szCs w:val="24"/>
        </w:rPr>
        <w:lastRenderedPageBreak/>
        <w:t xml:space="preserve">again as the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levels decrease (</w:t>
      </w:r>
      <w:r>
        <w:rPr>
          <w:rFonts w:ascii="Times New Roman" w:eastAsia="Times New Roman" w:hAnsi="Times New Roman" w:cs="Times New Roman"/>
          <w:b/>
          <w:bCs/>
          <w:sz w:val="24"/>
          <w:szCs w:val="24"/>
        </w:rPr>
        <w:t>Figure 4</w:t>
      </w:r>
      <w:r>
        <w:rPr>
          <w:rFonts w:ascii="Times New Roman" w:eastAsia="Times New Roman" w:hAnsi="Times New Roman" w:cs="Times New Roman"/>
          <w:i/>
          <w:iCs/>
          <w:sz w:val="24"/>
          <w:szCs w:val="24"/>
        </w:rPr>
        <w:t>A</w:t>
      </w:r>
      <w:r>
        <w:rPr>
          <w:rFonts w:ascii="Times New Roman" w:eastAsia="Times New Roman" w:hAnsi="Times New Roman" w:cs="Times New Roman"/>
          <w:sz w:val="24"/>
          <w:szCs w:val="24"/>
        </w:rPr>
        <w:t xml:space="preserve">). These results suggest that the virulence alleles of these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might impose fitness costs on the pathogen.</w:t>
      </w:r>
    </w:p>
    <w:p w14:paraId="5FFA5D8E"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The continuing absence of </w:t>
      </w:r>
      <w:r>
        <w:rPr>
          <w:rFonts w:ascii="Times New Roman" w:eastAsia="Times New Roman" w:hAnsi="Times New Roman" w:cs="Times New Roman"/>
          <w:i/>
          <w:sz w:val="24"/>
          <w:szCs w:val="24"/>
        </w:rPr>
        <w:t xml:space="preserve">AVR-Pia </w:t>
      </w:r>
      <w:r>
        <w:rPr>
          <w:rFonts w:ascii="Times New Roman" w:eastAsia="Times New Roman" w:hAnsi="Times New Roman" w:cs="Times New Roman"/>
          <w:sz w:val="24"/>
          <w:szCs w:val="24"/>
        </w:rPr>
        <w:t xml:space="preserve">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Pii</w:t>
      </w:r>
      <w:proofErr w:type="spellEnd"/>
      <w:r>
        <w:rPr>
          <w:rFonts w:ascii="Times New Roman" w:eastAsia="Times New Roman" w:hAnsi="Times New Roman" w:cs="Times New Roman"/>
          <w:sz w:val="24"/>
          <w:szCs w:val="24"/>
        </w:rPr>
        <w:t xml:space="preserve"> after </w:t>
      </w:r>
      <w:r>
        <w:rPr>
          <w:rFonts w:ascii="Times New Roman" w:eastAsia="Times New Roman" w:hAnsi="Times New Roman" w:cs="Times New Roman"/>
          <w:i/>
          <w:sz w:val="24"/>
          <w:szCs w:val="24"/>
        </w:rPr>
        <w:t>Pi-a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Pi-i</w:t>
      </w:r>
      <w:r>
        <w:rPr>
          <w:rFonts w:ascii="Times New Roman" w:eastAsia="Times New Roman" w:hAnsi="Times New Roman" w:cs="Times New Roman"/>
          <w:sz w:val="24"/>
          <w:szCs w:val="24"/>
        </w:rPr>
        <w:t xml:space="preserve"> were not deployed in the field suggests that there is not a fitness penalty associated with total loss of these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or that near-total loss </w:t>
      </w:r>
      <w:proofErr w:type="gramStart"/>
      <w:r>
        <w:rPr>
          <w:rFonts w:ascii="Times New Roman" w:eastAsia="Times New Roman" w:hAnsi="Times New Roman" w:cs="Times New Roman"/>
          <w:sz w:val="24"/>
          <w:szCs w:val="24"/>
        </w:rPr>
        <w:t>prevented  the</w:t>
      </w:r>
      <w:proofErr w:type="gramEnd"/>
      <w:r>
        <w:rPr>
          <w:rFonts w:ascii="Times New Roman" w:eastAsia="Times New Roman" w:hAnsi="Times New Roman" w:cs="Times New Roman"/>
          <w:sz w:val="24"/>
          <w:szCs w:val="24"/>
        </w:rPr>
        <w:t xml:space="preserve"> gene frequency from returning. If only virulence alleles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pathogen carry fitness penalties, the frequencies of avirulence alleles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should be increased. However, some rare avirulent haplotypes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only appeared in a short time span, even after almost no </w:t>
      </w:r>
      <w:r>
        <w:rPr>
          <w:rFonts w:ascii="Times New Roman" w:eastAsia="Times New Roman" w:hAnsi="Times New Roman" w:cs="Times New Roman"/>
          <w:i/>
          <w:sz w:val="24"/>
          <w:szCs w:val="24"/>
        </w:rPr>
        <w:t xml:space="preserve">Pi-ta </w:t>
      </w:r>
      <w:proofErr w:type="gramStart"/>
      <w:r>
        <w:rPr>
          <w:rFonts w:ascii="Times New Roman" w:eastAsia="Times New Roman" w:hAnsi="Times New Roman" w:cs="Times New Roman"/>
          <w:sz w:val="24"/>
          <w:szCs w:val="24"/>
        </w:rPr>
        <w:t>deployed</w:t>
      </w:r>
      <w:proofErr w:type="gramEnd"/>
      <w:r>
        <w:rPr>
          <w:rFonts w:ascii="Times New Roman" w:eastAsia="Times New Roman" w:hAnsi="Times New Roman" w:cs="Times New Roman"/>
          <w:sz w:val="24"/>
          <w:szCs w:val="24"/>
        </w:rPr>
        <w:t xml:space="preserve"> in the field</w:t>
      </w:r>
      <w:r>
        <w:rPr>
          <w:rFonts w:ascii="Times New Roman" w:eastAsia="Times New Roman" w:hAnsi="Times New Roman" w:cs="Times New Roman"/>
          <w:sz w:val="24"/>
          <w:szCs w:val="24"/>
        </w:rPr>
        <w:t xml:space="preserve">. For example, some haplotypes were only present once in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population in the early 2010s when the frequency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was only 7.5% in the field. The results support the idea that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gene mutation to new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alleles also carries a fitness penalty, which can be observed by a reduction of pathogen fitness on the host without the </w:t>
      </w:r>
      <w:r>
        <w:rPr>
          <w:rFonts w:ascii="Times New Roman" w:eastAsia="Times New Roman" w:hAnsi="Times New Roman" w:cs="Times New Roman"/>
          <w:i/>
          <w:sz w:val="24"/>
          <w:szCs w:val="24"/>
        </w:rPr>
        <w:t xml:space="preserve">R </w:t>
      </w:r>
      <w:r>
        <w:rPr>
          <w:rFonts w:ascii="Times New Roman" w:eastAsia="Times New Roman" w:hAnsi="Times New Roman" w:cs="Times New Roman"/>
          <w:sz w:val="24"/>
          <w:szCs w:val="24"/>
        </w:rPr>
        <w:t xml:space="preserve">gene (Leach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2001). Widespread deletion and sequence variation of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was not a surprise because this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is a member of a </w:t>
      </w:r>
      <w:proofErr w:type="spellStart"/>
      <w:r>
        <w:rPr>
          <w:rFonts w:ascii="Times New Roman" w:eastAsia="Times New Roman" w:hAnsi="Times New Roman" w:cs="Times New Roman"/>
          <w:sz w:val="24"/>
          <w:szCs w:val="24"/>
        </w:rPr>
        <w:t>subtelomeric</w:t>
      </w:r>
      <w:proofErr w:type="spellEnd"/>
      <w:r>
        <w:rPr>
          <w:rFonts w:ascii="Times New Roman" w:eastAsia="Times New Roman" w:hAnsi="Times New Roman" w:cs="Times New Roman"/>
          <w:sz w:val="24"/>
          <w:szCs w:val="24"/>
        </w:rPr>
        <w:t xml:space="preserve"> gene family becau</w:t>
      </w:r>
      <w:r>
        <w:rPr>
          <w:rFonts w:ascii="Times New Roman" w:eastAsia="Times New Roman" w:hAnsi="Times New Roman" w:cs="Times New Roman"/>
          <w:sz w:val="24"/>
          <w:szCs w:val="24"/>
        </w:rPr>
        <w:t xml:space="preserve">se they are easier to lose through evolution (Orbach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2000; </w:t>
      </w:r>
      <w:r>
        <w:rPr>
          <w:rFonts w:ascii="Times New Roman" w:eastAsia="Times New Roman" w:hAnsi="Times New Roman" w:cs="Times New Roman"/>
          <w:color w:val="000000"/>
          <w:sz w:val="24"/>
          <w:szCs w:val="24"/>
        </w:rPr>
        <w:t xml:space="preserve">Khang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2008; </w:t>
      </w:r>
      <w:r>
        <w:rPr>
          <w:rFonts w:ascii="Times New Roman" w:eastAsia="Times New Roman" w:hAnsi="Times New Roman" w:cs="Times New Roman"/>
          <w:sz w:val="24"/>
          <w:szCs w:val="24"/>
        </w:rPr>
        <w:t xml:space="preserve">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In addition to variation in amino acid sequence and presence/absence polymorphism in different strains,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shows variable location at </w:t>
      </w:r>
      <w:proofErr w:type="spellStart"/>
      <w:r>
        <w:rPr>
          <w:rFonts w:ascii="Times New Roman" w:eastAsia="Times New Roman" w:hAnsi="Times New Roman" w:cs="Times New Roman"/>
          <w:sz w:val="24"/>
          <w:szCs w:val="24"/>
        </w:rPr>
        <w:t>subtelomeric</w:t>
      </w:r>
      <w:proofErr w:type="spellEnd"/>
      <w:r>
        <w:rPr>
          <w:rFonts w:ascii="Times New Roman" w:eastAsia="Times New Roman" w:hAnsi="Times New Roman" w:cs="Times New Roman"/>
          <w:sz w:val="24"/>
          <w:szCs w:val="24"/>
        </w:rPr>
        <w:t xml:space="preserve"> locations on different core chromosomes in different field isolates (Chuma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Specifically, avirulent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alleles are located near the ends of chromosomes 1, 3, 4, 5, 6, 7, or in supernumerary chromosomes in different rice-infecting </w:t>
      </w:r>
      <w:r>
        <w:rPr>
          <w:rFonts w:ascii="Times New Roman" w:eastAsia="Times New Roman" w:hAnsi="Times New Roman" w:cs="Times New Roman"/>
          <w:sz w:val="24"/>
          <w:szCs w:val="24"/>
        </w:rPr>
        <w:t xml:space="preserve">isolates and other host-specific strains. </w:t>
      </w:r>
      <w:r>
        <w:rPr>
          <w:rFonts w:ascii="Times New Roman" w:eastAsia="Times New Roman" w:hAnsi="Times New Roman" w:cs="Times New Roman"/>
          <w:color w:val="000000"/>
          <w:sz w:val="24"/>
          <w:szCs w:val="24"/>
        </w:rPr>
        <w:t xml:space="preserve">This gene movement, termed multiple translocations, is suggested to be a mechanism for the fungus to regain deleted </w:t>
      </w:r>
      <w:r>
        <w:rPr>
          <w:rFonts w:ascii="Times New Roman" w:eastAsia="Times New Roman" w:hAnsi="Times New Roman" w:cs="Times New Roman"/>
          <w:i/>
          <w:color w:val="000000"/>
          <w:sz w:val="24"/>
          <w:szCs w:val="24"/>
        </w:rPr>
        <w:t>AVR</w:t>
      </w:r>
      <w:r>
        <w:rPr>
          <w:rFonts w:ascii="Times New Roman" w:eastAsia="Times New Roman" w:hAnsi="Times New Roman" w:cs="Times New Roman"/>
          <w:color w:val="000000"/>
          <w:sz w:val="24"/>
          <w:szCs w:val="24"/>
        </w:rPr>
        <w:t xml:space="preserve"> genes, although at different chromosomal locations. Transposable elements, shown to directly </w:t>
      </w:r>
      <w:r>
        <w:rPr>
          <w:rFonts w:ascii="Times New Roman" w:eastAsia="Times New Roman" w:hAnsi="Times New Roman" w:cs="Times New Roman"/>
          <w:sz w:val="24"/>
          <w:szCs w:val="24"/>
        </w:rPr>
        <w:t xml:space="preserve">contribute to emergence of virulent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isolates (Singh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Zhou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2007), are also implicated in multiple translocations of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(Chuma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2011). </w:t>
      </w:r>
      <w:r>
        <w:rPr>
          <w:rFonts w:ascii="Times New Roman" w:eastAsia="Times New Roman" w:hAnsi="Times New Roman" w:cs="Times New Roman"/>
          <w:color w:val="000000"/>
          <w:sz w:val="24"/>
          <w:szCs w:val="24"/>
        </w:rPr>
        <w:t xml:space="preserve">Understanding the molecular mechanisms underpinning </w:t>
      </w:r>
      <w:r>
        <w:rPr>
          <w:rFonts w:ascii="Times New Roman" w:eastAsia="Times New Roman" w:hAnsi="Times New Roman" w:cs="Times New Roman"/>
          <w:i/>
          <w:color w:val="000000"/>
          <w:sz w:val="24"/>
          <w:szCs w:val="24"/>
        </w:rPr>
        <w:t>AVR</w:t>
      </w:r>
      <w:r>
        <w:rPr>
          <w:rFonts w:ascii="Times New Roman" w:eastAsia="Times New Roman" w:hAnsi="Times New Roman" w:cs="Times New Roman"/>
          <w:color w:val="000000"/>
          <w:sz w:val="24"/>
          <w:szCs w:val="24"/>
        </w:rPr>
        <w:t xml:space="preserve"> gene dynamics and structural variability should be an important focus for future research. </w:t>
      </w:r>
    </w:p>
    <w:p w14:paraId="5FFA5D8F"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Once new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are deployed, pathogen strains with their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are short lived-in commercial fields. Generally, such pathogens either impose nucleotide variation or deletion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overcome barriers caused by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the host. Once an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 the host decreases or disappears, the pathogens benefit from the cognate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w:t>
      </w:r>
      <w:r>
        <w:rPr>
          <w:rFonts w:ascii="Times New Roman" w:eastAsia="Times New Roman" w:hAnsi="Times New Roman" w:cs="Times New Roman"/>
          <w:color w:val="000000"/>
          <w:sz w:val="24"/>
          <w:szCs w:val="24"/>
        </w:rPr>
        <w:t xml:space="preserve">One earlier study suggests that the </w:t>
      </w:r>
      <w:r>
        <w:rPr>
          <w:rFonts w:ascii="Times New Roman" w:eastAsia="Times New Roman" w:hAnsi="Times New Roman" w:cs="Times New Roman"/>
          <w:sz w:val="24"/>
          <w:szCs w:val="24"/>
        </w:rPr>
        <w:t xml:space="preserve">host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influenced the deletion of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collected 28 </w:t>
      </w:r>
      <w:r>
        <w:rPr>
          <w:rFonts w:ascii="Times New Roman" w:eastAsia="Times New Roman" w:hAnsi="Times New Roman" w:cs="Times New Roman"/>
          <w:i/>
          <w:sz w:val="24"/>
          <w:szCs w:val="24"/>
        </w:rPr>
        <w:lastRenderedPageBreak/>
        <w:t>M. oryzae</w:t>
      </w:r>
      <w:r>
        <w:rPr>
          <w:rFonts w:ascii="Times New Roman" w:eastAsia="Times New Roman" w:hAnsi="Times New Roman" w:cs="Times New Roman"/>
          <w:sz w:val="24"/>
          <w:szCs w:val="24"/>
        </w:rPr>
        <w:t xml:space="preserve"> field isolates from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-containing cu</w:t>
      </w:r>
      <w:r>
        <w:rPr>
          <w:rFonts w:ascii="Times New Roman" w:eastAsia="Times New Roman" w:hAnsi="Times New Roman" w:cs="Times New Roman"/>
          <w:sz w:val="24"/>
          <w:szCs w:val="24"/>
        </w:rPr>
        <w:t>ltivars and 75 isolates from the non-</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-containing cultivars. They identified 8 and 6 virulent isolates to Katy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cultivar) from 28 and 75</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field isolates, respectively. A chi-square test showed an association of virulent isolates with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(Xing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2013). </w:t>
      </w:r>
    </w:p>
    <w:p w14:paraId="5FFA5D90"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Co-evolution between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is a classic example of an “arms race,” which is interpreted as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having developed multiple resistant alleles gradually to deal with newly evolved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genes </w:t>
      </w:r>
      <w:proofErr w:type="gramStart"/>
      <w:r>
        <w:rPr>
          <w:rFonts w:ascii="Times New Roman" w:eastAsia="Times New Roman" w:hAnsi="Times New Roman" w:cs="Times New Roman"/>
          <w:sz w:val="24"/>
          <w:szCs w:val="24"/>
        </w:rPr>
        <w:t xml:space="preserve">( </w:t>
      </w:r>
      <w:r>
        <w:rPr>
          <w:rFonts w:ascii="Times New Roman" w:eastAsia="Times New Roman" w:hAnsi="Times New Roman" w:cs="Times New Roman"/>
          <w:color w:val="000000"/>
          <w:sz w:val="24"/>
          <w:szCs w:val="24"/>
        </w:rPr>
        <w:t>Kanzaki</w:t>
      </w:r>
      <w:proofErr w:type="gramEnd"/>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xml:space="preserve">., 2012; Wu </w:t>
      </w:r>
      <w:r>
        <w:rPr>
          <w:rFonts w:ascii="Times New Roman" w:eastAsia="Times New Roman" w:hAnsi="Times New Roman" w:cs="Times New Roman"/>
          <w:i/>
          <w:color w:val="000000"/>
          <w:sz w:val="24"/>
          <w:szCs w:val="24"/>
        </w:rPr>
        <w:t>et al</w:t>
      </w:r>
      <w:r>
        <w:rPr>
          <w:rFonts w:ascii="Times New Roman" w:eastAsia="Times New Roman" w:hAnsi="Times New Roman" w:cs="Times New Roman"/>
          <w:color w:val="000000"/>
          <w:sz w:val="24"/>
          <w:szCs w:val="24"/>
        </w:rPr>
        <w:t>., 2014</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have been used for over four decades in the southern U.S. and are still used intensively in breeding programs (Anna McClung, personal communication).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has a broader disease spectrum than that of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Nevertheless, even though there appears to be some fitness benef</w:t>
      </w:r>
      <w:r>
        <w:rPr>
          <w:rFonts w:ascii="Times New Roman" w:eastAsia="Times New Roman" w:hAnsi="Times New Roman" w:cs="Times New Roman"/>
          <w:sz w:val="24"/>
          <w:szCs w:val="24"/>
        </w:rPr>
        <w:t xml:space="preserve">it associated with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heavy deployment of </w:t>
      </w:r>
      <w:r>
        <w:rPr>
          <w:rFonts w:ascii="Times New Roman" w:eastAsia="Times New Roman" w:hAnsi="Times New Roman" w:cs="Times New Roman"/>
          <w:i/>
          <w:sz w:val="24"/>
          <w:szCs w:val="24"/>
        </w:rPr>
        <w:t>Pi-km/Pi-</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has already negated the beneficial effect of </w:t>
      </w:r>
      <w:r>
        <w:rPr>
          <w:rFonts w:ascii="Times New Roman" w:eastAsia="Times New Roman" w:hAnsi="Times New Roman" w:cs="Times New Roman"/>
          <w:i/>
          <w:sz w:val="24"/>
          <w:szCs w:val="24"/>
        </w:rPr>
        <w:t xml:space="preserve">AVR-Pik </w:t>
      </w:r>
      <w:r>
        <w:rPr>
          <w:rFonts w:ascii="Times New Roman" w:eastAsia="Times New Roman" w:hAnsi="Times New Roman" w:cs="Times New Roman"/>
          <w:sz w:val="24"/>
          <w:szCs w:val="24"/>
        </w:rPr>
        <w:t xml:space="preserve">and suggests that </w:t>
      </w:r>
      <w:r>
        <w:rPr>
          <w:rFonts w:ascii="Times New Roman" w:eastAsia="Times New Roman" w:hAnsi="Times New Roman" w:cs="Times New Roman"/>
          <w:i/>
          <w:sz w:val="24"/>
          <w:szCs w:val="24"/>
        </w:rPr>
        <w:t>Pi-km/</w:t>
      </w:r>
      <w:proofErr w:type="spellStart"/>
      <w:r>
        <w:rPr>
          <w:rFonts w:ascii="Times New Roman" w:eastAsia="Times New Roman" w:hAnsi="Times New Roman" w:cs="Times New Roman"/>
          <w:i/>
          <w:sz w:val="24"/>
          <w:szCs w:val="24"/>
        </w:rPr>
        <w:t>kh</w:t>
      </w:r>
      <w:proofErr w:type="spellEnd"/>
      <w:r>
        <w:rPr>
          <w:rFonts w:ascii="Times New Roman" w:eastAsia="Times New Roman" w:hAnsi="Times New Roman" w:cs="Times New Roman"/>
          <w:sz w:val="24"/>
          <w:szCs w:val="24"/>
        </w:rPr>
        <w:t xml:space="preserve"> may not be effective in the future in the Southern US. </w:t>
      </w:r>
    </w:p>
    <w:p w14:paraId="5FFA5D91" w14:textId="77777777" w:rsidR="00802F92" w:rsidRDefault="00A063F7">
      <w:pPr>
        <w:spacing w:line="360" w:lineRule="auto"/>
        <w:jc w:val="both"/>
        <w:rPr>
          <w:rFonts w:ascii="Times New Roman" w:hAnsi="Times New Roman"/>
        </w:rPr>
      </w:pPr>
      <w:r>
        <w:rPr>
          <w:rFonts w:ascii="Times New Roman" w:eastAsia="Times New Roman" w:hAnsi="Times New Roman" w:cs="Times New Roman"/>
          <w:sz w:val="24"/>
          <w:szCs w:val="24"/>
        </w:rPr>
        <w:t xml:space="preserve">In contrast to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co-evolution between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follows “trench warfare,” based on one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resistance allele fighting with fast evolving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 Southern US,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occurs in a large linkage block on Chromosome 12, which was bred into a dozen rice varieties in the U.S.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The linkage block including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Pi-ta2</w:t>
      </w:r>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has existed in almost all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cultivars in the US. </w:t>
      </w:r>
      <w:r>
        <w:rPr>
          <w:rFonts w:ascii="Times New Roman" w:eastAsia="Times New Roman" w:hAnsi="Times New Roman" w:cs="Times New Roman"/>
          <w:i/>
          <w:sz w:val="24"/>
          <w:szCs w:val="24"/>
        </w:rPr>
        <w:t>Ptr</w:t>
      </w:r>
      <w:r>
        <w:rPr>
          <w:rFonts w:ascii="Times New Roman" w:eastAsia="Times New Roman" w:hAnsi="Times New Roman" w:cs="Times New Roman"/>
          <w:sz w:val="24"/>
          <w:szCs w:val="24"/>
        </w:rPr>
        <w:t xml:space="preserve"> also confers broader spectrum blast disease resistance than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(Zhao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2018; Jia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2012). However,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rice varieties thus far have not been competitive in</w:t>
      </w:r>
      <w:r>
        <w:rPr>
          <w:rFonts w:ascii="Times New Roman" w:eastAsia="Times New Roman" w:hAnsi="Times New Roman" w:cs="Times New Roman"/>
          <w:sz w:val="24"/>
          <w:szCs w:val="24"/>
        </w:rPr>
        <w:t xml:space="preserve"> yield to those without it. Consequently,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containing rice varieties were not widely deployed (Fig 2</w:t>
      </w:r>
      <w:r>
        <w:rPr>
          <w:rFonts w:ascii="Times New Roman" w:eastAsia="Times New Roman" w:hAnsi="Times New Roman" w:cs="Times New Roman"/>
          <w:i/>
          <w:sz w:val="24"/>
          <w:szCs w:val="24"/>
        </w:rPr>
        <w:t>C</w:t>
      </w:r>
      <w:r>
        <w:rPr>
          <w:rFonts w:ascii="Times New Roman" w:eastAsia="Times New Roman" w:hAnsi="Times New Roman" w:cs="Times New Roman"/>
          <w:sz w:val="24"/>
          <w:szCs w:val="24"/>
        </w:rPr>
        <w:t xml:space="preserve">), because genetic components related to low yield </w:t>
      </w:r>
      <w:proofErr w:type="gramStart"/>
      <w:r>
        <w:rPr>
          <w:rFonts w:ascii="Times New Roman" w:eastAsia="Times New Roman" w:hAnsi="Times New Roman" w:cs="Times New Roman"/>
          <w:sz w:val="24"/>
          <w:szCs w:val="24"/>
        </w:rPr>
        <w:t>are located in</w:t>
      </w:r>
      <w:proofErr w:type="gramEnd"/>
      <w:r>
        <w:rPr>
          <w:rFonts w:ascii="Times New Roman" w:eastAsia="Times New Roman" w:hAnsi="Times New Roman" w:cs="Times New Roman"/>
          <w:sz w:val="24"/>
          <w:szCs w:val="24"/>
        </w:rPr>
        <w:t xml:space="preserve"> the same linkage block (Wang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xml:space="preserve">., 2015). Hence, most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in the U.S. still carry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there exists an opportunity for developing high-yielding rice varieties with the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gene. </w:t>
      </w:r>
    </w:p>
    <w:p w14:paraId="5FFA5D92"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Analysis of 886 isolates of rice blast fungus from 152 sites in 51 countries including 76 U.S. isolates revealed three lineages and one recombining group (Thierry et al., 2022). The U.S. isolates examined were in the clonal lineage group 2. We previously demonstrated that the U.S. blast was under asexual reproduction and is remarkably diverse relative to worldwide population with most variation happening over time (Wang et al., 2017b). We did not detect correspondence between P/A markers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and SSR markers (</w:t>
      </w:r>
      <w:r>
        <w:rPr>
          <w:rFonts w:ascii="Times New Roman" w:eastAsia="Times New Roman" w:hAnsi="Times New Roman" w:cs="Times New Roman"/>
          <w:b/>
          <w:bCs/>
          <w:sz w:val="24"/>
          <w:szCs w:val="24"/>
        </w:rPr>
        <w:t>Figure 1</w:t>
      </w:r>
      <w:r>
        <w:rPr>
          <w:rFonts w:ascii="Times New Roman" w:eastAsia="Times New Roman" w:hAnsi="Times New Roman" w:cs="Times New Roman"/>
          <w:i/>
          <w:sz w:val="24"/>
          <w:szCs w:val="24"/>
        </w:rPr>
        <w:t>A</w:t>
      </w:r>
      <w:r>
        <w:rPr>
          <w:rFonts w:ascii="Times New Roman" w:eastAsia="Times New Roman" w:hAnsi="Times New Roman" w:cs="Times New Roman"/>
          <w:sz w:val="24"/>
          <w:szCs w:val="24"/>
        </w:rPr>
        <w:t>/</w:t>
      </w:r>
      <w:r>
        <w:rPr>
          <w:rFonts w:ascii="Times New Roman" w:eastAsia="Times New Roman" w:hAnsi="Times New Roman" w:cs="Times New Roman"/>
          <w:i/>
          <w:sz w:val="24"/>
          <w:szCs w:val="24"/>
        </w:rPr>
        <w:t>B</w:t>
      </w:r>
      <w:r>
        <w:rPr>
          <w:rFonts w:ascii="Times New Roman" w:eastAsia="Times New Roman" w:hAnsi="Times New Roman" w:cs="Times New Roman"/>
          <w:sz w:val="24"/>
          <w:szCs w:val="24"/>
        </w:rPr>
        <w:t xml:space="preserve">). Therefore, we cannot determine if or when selection against any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may have also influenced the </w:t>
      </w:r>
      <w:proofErr w:type="gramStart"/>
      <w:r>
        <w:rPr>
          <w:rFonts w:ascii="Times New Roman" w:eastAsia="Times New Roman" w:hAnsi="Times New Roman" w:cs="Times New Roman"/>
          <w:sz w:val="24"/>
          <w:szCs w:val="24"/>
        </w:rPr>
        <w:t>clonally-</w:t>
      </w:r>
      <w:r>
        <w:rPr>
          <w:rFonts w:ascii="Times New Roman" w:eastAsia="Times New Roman" w:hAnsi="Times New Roman" w:cs="Times New Roman"/>
          <w:sz w:val="24"/>
          <w:szCs w:val="24"/>
        </w:rPr>
        <w:lastRenderedPageBreak/>
        <w:t>linked</w:t>
      </w:r>
      <w:proofErr w:type="gramEnd"/>
      <w:r>
        <w:rPr>
          <w:rFonts w:ascii="Times New Roman" w:eastAsia="Times New Roman" w:hAnsi="Times New Roman" w:cs="Times New Roman"/>
          <w:sz w:val="24"/>
          <w:szCs w:val="24"/>
        </w:rPr>
        <w:t xml:space="preserve"> genome. Previously, phylogenetic correlations with P/A of the effector genes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were demonstrated using high density genetic markers and many more effector genes (Latorre et al., 2020; Thierry et al. 2022). Lack of correspondence in our study may be explained by limited numbers of SSR markers and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genes used. Further analysis of whole ge</w:t>
      </w:r>
      <w:r>
        <w:rPr>
          <w:rFonts w:ascii="Times New Roman" w:eastAsia="Times New Roman" w:hAnsi="Times New Roman" w:cs="Times New Roman"/>
          <w:sz w:val="24"/>
          <w:szCs w:val="24"/>
        </w:rPr>
        <w:t>nome sequences of our U.S. blast isolates will help understand the molecular mechanism of origin and evolution of rice blast fungus.</w:t>
      </w:r>
    </w:p>
    <w:p w14:paraId="5FFA5D93"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Rice blast disease is the most disastrous disease for rice production globally.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 a highly unstable fungus showing rapid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This study uncovered a sophisticated co-evolutionary mechanism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in rice and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We showed that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strains undergo mutations and even total deletion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to overcome the pressure imposed by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The most recent field isolates have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suggesting that the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Pi-b</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Pi-33</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zt</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are still effective in the US. Our analysis of the genetic changes in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in 840 isolates from commercial rice fields in the U.S. over 58 years suggests that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stacking and recycling can be used to achieve the durability of blast resistance. The information obtained here is useful to understand how to develop effective strategies to manage rice blast disease in commercial fields of the Southern US.</w:t>
      </w:r>
    </w:p>
    <w:p w14:paraId="5FFA5D94" w14:textId="77777777" w:rsidR="00802F92" w:rsidRDefault="00A063F7">
      <w:pPr>
        <w:spacing w:line="360" w:lineRule="auto"/>
        <w:rPr>
          <w:rFonts w:ascii="Times New Roman" w:hAnsi="Times New Roman"/>
        </w:rPr>
      </w:pPr>
      <w:r>
        <w:rPr>
          <w:rFonts w:ascii="Times New Roman" w:eastAsia="Times New Roman" w:hAnsi="Times New Roman" w:cs="Times New Roman"/>
          <w:sz w:val="24"/>
          <w:szCs w:val="24"/>
        </w:rPr>
        <w:t xml:space="preserve">Our study shows the value of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relative to the complement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deployed in farmers’ fields regionally. Rapid recovery of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in the southern U.S. population after removal of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from the field suggests that this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may provide a field fitness advantage on rice lacking this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Therefore, efforts to separate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-mediated resistance from its associated yield penalty in U.S. germplasm would be beneficial. In contrast,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occurs at low levels in other pathogen populations (</w:t>
      </w:r>
      <w:proofErr w:type="spellStart"/>
      <w:r>
        <w:rPr>
          <w:rFonts w:ascii="Times New Roman" w:eastAsia="Times New Roman" w:hAnsi="Times New Roman" w:cs="Times New Roman"/>
          <w:sz w:val="24"/>
          <w:szCs w:val="24"/>
        </w:rPr>
        <w:t>Selisana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et al</w:t>
      </w:r>
      <w:r>
        <w:rPr>
          <w:rFonts w:ascii="Times New Roman" w:eastAsia="Times New Roman" w:hAnsi="Times New Roman" w:cs="Times New Roman"/>
          <w:sz w:val="24"/>
          <w:szCs w:val="24"/>
        </w:rPr>
        <w:t>., 2017</w:t>
      </w:r>
      <w:r>
        <w:rPr>
          <w:rFonts w:ascii="Times New Roman" w:eastAsia="Times New Roman" w:hAnsi="Times New Roman" w:cs="Times New Roman"/>
          <w:sz w:val="24"/>
          <w:szCs w:val="24"/>
        </w:rPr>
        <w:t xml:space="preserve">), indicating that each population has been shaped by its own local history. For the population we studied, lack of diversity in </w:t>
      </w:r>
      <w:r>
        <w:rPr>
          <w:rFonts w:ascii="Times New Roman" w:eastAsia="Times New Roman" w:hAnsi="Times New Roman" w:cs="Times New Roman"/>
          <w:i/>
          <w:sz w:val="24"/>
          <w:szCs w:val="24"/>
        </w:rPr>
        <w:t>AVR-Pi9</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Pib</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AVR-</w:t>
      </w:r>
      <w:proofErr w:type="spellStart"/>
      <w:r>
        <w:rPr>
          <w:rFonts w:ascii="Times New Roman" w:eastAsia="Times New Roman" w:hAnsi="Times New Roman" w:cs="Times New Roman"/>
          <w:i/>
          <w:sz w:val="24"/>
          <w:szCs w:val="24"/>
        </w:rPr>
        <w:t>Pizt</w:t>
      </w:r>
      <w:proofErr w:type="spellEnd"/>
      <w:r>
        <w:rPr>
          <w:rFonts w:ascii="Times New Roman" w:eastAsia="Times New Roman" w:hAnsi="Times New Roman" w:cs="Times New Roman"/>
          <w:sz w:val="24"/>
          <w:szCs w:val="24"/>
        </w:rPr>
        <w:t xml:space="preserve"> is correlated with lack of deployment of their corresponding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Although these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would currently be useful for combating the Southern U.S. pathogen population, strategic deployment and continuous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dynamics are warranted. While we found evidence to potentially suggest the U.S. population is quite isolated from wor</w:t>
      </w:r>
      <w:r>
        <w:rPr>
          <w:rFonts w:ascii="Times New Roman" w:eastAsia="Times New Roman" w:hAnsi="Times New Roman" w:cs="Times New Roman"/>
          <w:sz w:val="24"/>
          <w:szCs w:val="24"/>
        </w:rPr>
        <w:t xml:space="preserve">ldwide populations as seen with the differing pattern of AVR gene frequencies additional studies resequencing the U.S. samples would be necessary to further investigate the relationships. </w:t>
      </w:r>
    </w:p>
    <w:p w14:paraId="5FFA5D95" w14:textId="77777777" w:rsidR="00802F92" w:rsidRDefault="00A063F7">
      <w:pPr>
        <w:spacing w:line="360" w:lineRule="auto"/>
        <w:rPr>
          <w:rFonts w:ascii="Times New Roman" w:hAnsi="Times New Roman"/>
        </w:rPr>
      </w:pPr>
      <w:r>
        <w:rPr>
          <w:rFonts w:ascii="Times New Roman" w:eastAsia="Times New Roman" w:hAnsi="Times New Roman" w:cs="Times New Roman"/>
          <w:sz w:val="24"/>
          <w:szCs w:val="24"/>
        </w:rPr>
        <w:lastRenderedPageBreak/>
        <w:t xml:space="preserve">This study provides some evidence for management of rice blast in the future. We suggest that continuous tracking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loss and recovery in regional populations provides the best insight on potential population level fitness for that </w:t>
      </w:r>
      <w:proofErr w:type="gramStart"/>
      <w:r>
        <w:rPr>
          <w:rFonts w:ascii="Times New Roman" w:eastAsia="Times New Roman" w:hAnsi="Times New Roman" w:cs="Times New Roman"/>
          <w:sz w:val="24"/>
          <w:szCs w:val="24"/>
        </w:rPr>
        <w:t xml:space="preserve">particular </w:t>
      </w:r>
      <w:r>
        <w:rPr>
          <w:rFonts w:ascii="Times New Roman" w:eastAsia="Times New Roman" w:hAnsi="Times New Roman" w:cs="Times New Roman"/>
          <w:i/>
          <w:sz w:val="24"/>
          <w:szCs w:val="24"/>
        </w:rPr>
        <w:t>AVR</w:t>
      </w:r>
      <w:proofErr w:type="gramEnd"/>
      <w:r>
        <w:rPr>
          <w:rFonts w:ascii="Times New Roman" w:eastAsia="Times New Roman" w:hAnsi="Times New Roman" w:cs="Times New Roman"/>
          <w:sz w:val="24"/>
          <w:szCs w:val="24"/>
        </w:rPr>
        <w:t xml:space="preserve"> gene, which is a characteristic associated with predicting durable resistance genes for blast disease. Diverse sampling should be undertaken with enough density to track the relationship between the pathogen-host deployed resistance genes and can show when it is likely that pathogens are overcoming the resistance gene and how quickly an additional allele may be necessary to b</w:t>
      </w:r>
      <w:r>
        <w:rPr>
          <w:rFonts w:ascii="Times New Roman" w:eastAsia="Times New Roman" w:hAnsi="Times New Roman" w:cs="Times New Roman"/>
          <w:sz w:val="24"/>
          <w:szCs w:val="24"/>
        </w:rPr>
        <w:t>e deployed.</w:t>
      </w:r>
      <w:r>
        <w:br w:type="page"/>
      </w:r>
    </w:p>
    <w:p w14:paraId="5FFA5D96"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b/>
          <w:sz w:val="24"/>
          <w:szCs w:val="24"/>
        </w:rPr>
        <w:lastRenderedPageBreak/>
        <w:t>Acknowledgments</w:t>
      </w:r>
    </w:p>
    <w:p w14:paraId="5FFA5D97"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This project is supported by Agricultural and Food Research Initiative Competitive grant number 2013-68004-20378 (Blast Integrated Project (BIP) from the USDA, National Institute of Food and Agriculture, and USDA Agricultural Research Service in house project ‘No. 6225-21220-004-00D: Using Genetic Approaches to Reduce Crop Losses in Rice Due to Biotic and Abiotic Stress’ and ‘No. 6066-21310-006-00D: Integrative Applied Agricultural 'Omics and Bioinformatics Research’. The authors thank Dr. D. Groth (Louisia</w:t>
      </w:r>
      <w:r>
        <w:rPr>
          <w:rFonts w:ascii="Times New Roman" w:eastAsia="Times New Roman" w:hAnsi="Times New Roman" w:cs="Times New Roman"/>
          <w:sz w:val="24"/>
          <w:szCs w:val="24"/>
        </w:rPr>
        <w:t xml:space="preserve">na State University, LSU AgCenter, Crowley, LA), Dr. X.-G. Zhou (Texas A&amp;M </w:t>
      </w:r>
      <w:proofErr w:type="spellStart"/>
      <w:r>
        <w:rPr>
          <w:rFonts w:ascii="Times New Roman" w:eastAsia="Times New Roman" w:hAnsi="Times New Roman" w:cs="Times New Roman"/>
          <w:sz w:val="24"/>
          <w:szCs w:val="24"/>
        </w:rPr>
        <w:t>Agrilife</w:t>
      </w:r>
      <w:proofErr w:type="spellEnd"/>
      <w:r>
        <w:rPr>
          <w:rFonts w:ascii="Times New Roman" w:eastAsia="Times New Roman" w:hAnsi="Times New Roman" w:cs="Times New Roman"/>
          <w:sz w:val="24"/>
          <w:szCs w:val="24"/>
        </w:rPr>
        <w:t xml:space="preserve">, Beaumont, TX, USA), Dr. A. McClung (USDA ARS DB NRRC, Stuttgart, AR, USA), Dr. T. Gebremariam, Mr. T. Mulaw (University of Arkansas Cooperative Extension Center, Stuttgart, AR, USA), Ms. T. Bianco, Mr. M. Lin, for collecting blast in rice fields and Brenda Lawrence and Heather Box (DB NRRC) for PCR and blast storage and Drs. A McClung and A. Famoso (Louisiana State University AgCenter, Rayne, LA, USA) for verification of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 xml:space="preserve">genes in U.S. rice varieties. For blast collection from 1960-2000, we thank Dr. T. Marchetti (retired from USDA ARS Rice Research Unit, Beaumont and deceased), from 2000-2009, we thank Dr. FN Lee (retired from University of Arkansas Rice Research and Extension Center and deceased), for reference isolates we thank Dr. J. Correll (University of Arkansas-Fayetteville), for DNA sequencing we thank Dr. Brian Scheffler and </w:t>
      </w:r>
      <w:proofErr w:type="spellStart"/>
      <w:r>
        <w:rPr>
          <w:rFonts w:ascii="Times New Roman" w:eastAsia="Times New Roman" w:hAnsi="Times New Roman" w:cs="Times New Roman"/>
          <w:sz w:val="24"/>
          <w:szCs w:val="24"/>
        </w:rPr>
        <w:t>Xiaofen</w:t>
      </w:r>
      <w:proofErr w:type="spellEnd"/>
      <w:r>
        <w:rPr>
          <w:rFonts w:ascii="Times New Roman" w:eastAsia="Times New Roman" w:hAnsi="Times New Roman" w:cs="Times New Roman"/>
          <w:sz w:val="24"/>
          <w:szCs w:val="24"/>
        </w:rPr>
        <w:t xml:space="preserve"> Liu. We thank Dr. F. Chumley for his role as the project coordinator for BIP. This </w:t>
      </w:r>
      <w:r>
        <w:rPr>
          <w:rFonts w:ascii="Times New Roman" w:eastAsia="Times New Roman" w:hAnsi="Times New Roman" w:cs="Times New Roman"/>
          <w:sz w:val="24"/>
          <w:szCs w:val="24"/>
        </w:rPr>
        <w:t>is contribution number 21-065-J from the Kansas Agricultural Experiment Station. The USDA is an equal opportunity provider and employer. This research used resources provided by the SCINet project of the USDA Agricultural Research Service, ARS project number 0500-00093-001-00-D for working with the resequencing data.</w:t>
      </w:r>
    </w:p>
    <w:p w14:paraId="5FFA5D98"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b/>
          <w:sz w:val="24"/>
          <w:szCs w:val="24"/>
        </w:rPr>
        <w:t>Supporting Information</w:t>
      </w:r>
    </w:p>
    <w:p w14:paraId="5FFA5D99"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All code necessary to reproduce the figures and statistics presented in this study are available at the following GitHub repository:</w:t>
      </w:r>
    </w:p>
    <w:p w14:paraId="5FFA5D9A" w14:textId="77777777" w:rsidR="00802F92" w:rsidRDefault="00A063F7">
      <w:pPr>
        <w:spacing w:before="120" w:after="120" w:line="360" w:lineRule="auto"/>
        <w:jc w:val="both"/>
      </w:pPr>
      <w:hyperlink r:id="rId11">
        <w:r>
          <w:rPr>
            <w:rFonts w:ascii="Times New Roman" w:eastAsia="Times New Roman" w:hAnsi="Times New Roman" w:cs="Times New Roman"/>
            <w:color w:val="0000FF"/>
            <w:sz w:val="24"/>
            <w:szCs w:val="24"/>
            <w:u w:val="single"/>
          </w:rPr>
          <w:t>https://github.com/USDA-ARS-GBRU/Rice_PathogenDefenseArsenal</w:t>
        </w:r>
      </w:hyperlink>
      <w:r>
        <w:rPr>
          <w:rFonts w:ascii="Times New Roman" w:eastAsia="Times New Roman" w:hAnsi="Times New Roman" w:cs="Times New Roman"/>
          <w:sz w:val="24"/>
          <w:szCs w:val="24"/>
        </w:rPr>
        <w:t xml:space="preserve"> </w:t>
      </w:r>
    </w:p>
    <w:p w14:paraId="5FFA5D9B"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Variant calling data for the 329 NCBI SRA entries are available at </w:t>
      </w:r>
      <w:proofErr w:type="spellStart"/>
      <w:r>
        <w:rPr>
          <w:rFonts w:ascii="Times New Roman" w:eastAsia="Times New Roman" w:hAnsi="Times New Roman" w:cs="Times New Roman"/>
          <w:sz w:val="24"/>
          <w:szCs w:val="24"/>
        </w:rPr>
        <w:t>AgDataCommons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FigShare</w:t>
      </w:r>
      <w:proofErr w:type="spellEnd"/>
      <w:r>
        <w:rPr>
          <w:rFonts w:ascii="Times New Roman" w:eastAsia="Times New Roman" w:hAnsi="Times New Roman" w:cs="Times New Roman"/>
          <w:sz w:val="24"/>
          <w:szCs w:val="24"/>
        </w:rPr>
        <w:t xml:space="preserve"> under this private link for review: https://figshare.com/s/a10bc0296cbd4f1c42a8.</w:t>
      </w:r>
    </w:p>
    <w:p w14:paraId="5FFA5D9C"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b/>
          <w:sz w:val="24"/>
          <w:szCs w:val="24"/>
        </w:rPr>
        <w:t>Competing interests:</w:t>
      </w:r>
    </w:p>
    <w:p w14:paraId="5FFA5D9D"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lastRenderedPageBreak/>
        <w:t>Any opinions, findings, conclusions, or recommendations expressed in this publication are those of the author(s) and do not necessarily reflect the view of the U.S. Department of Agriculture.</w:t>
      </w:r>
    </w:p>
    <w:p w14:paraId="5FFA5D9E"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b/>
          <w:sz w:val="24"/>
          <w:szCs w:val="24"/>
        </w:rPr>
        <w:t>Author contributions</w:t>
      </w:r>
    </w:p>
    <w:p w14:paraId="5FFA5D9F"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 Y.J., Y.W. and B.V. designed research; X.W., Y.J., M.H.J, Y.H. and Y.W. performed research; X.W., G.T.B., A.M.H-K., Q.D.R., and Y.J. analyzed data; and X.W., G.T.B., A.M.H-K., Y. J. and B.V. wrote the paper; and Q.D.R., M.H.J, Y.H, and Y.W. edited and approved the manuscript.</w:t>
      </w:r>
    </w:p>
    <w:p w14:paraId="5FFA5DA0"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b/>
          <w:sz w:val="24"/>
          <w:szCs w:val="24"/>
        </w:rPr>
        <w:t>ORCID</w:t>
      </w:r>
    </w:p>
    <w:p w14:paraId="5FFA5DA1" w14:textId="77777777" w:rsidR="00802F92" w:rsidRDefault="00A063F7">
      <w:pPr>
        <w:spacing w:before="120" w:after="120" w:line="360" w:lineRule="auto"/>
        <w:jc w:val="both"/>
      </w:pPr>
      <w:r>
        <w:rPr>
          <w:rFonts w:ascii="Times New Roman" w:eastAsia="Times New Roman" w:hAnsi="Times New Roman" w:cs="Times New Roman"/>
          <w:sz w:val="24"/>
          <w:szCs w:val="24"/>
        </w:rPr>
        <w:t xml:space="preserve">Xueyan Wang </w:t>
      </w:r>
      <w:hyperlink r:id="rId12">
        <w:r>
          <w:rPr>
            <w:rFonts w:ascii="Times New Roman" w:eastAsia="Times New Roman" w:hAnsi="Times New Roman" w:cs="Times New Roman"/>
            <w:color w:val="0000FF"/>
            <w:sz w:val="24"/>
            <w:szCs w:val="24"/>
            <w:u w:val="single"/>
          </w:rPr>
          <w:t>https://orcid.org/0000-0002-5635-126X</w:t>
        </w:r>
      </w:hyperlink>
    </w:p>
    <w:p w14:paraId="5FFA5DA2"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Grant Billings https://orcid.org/0000-0002-4368-0670</w:t>
      </w:r>
    </w:p>
    <w:p w14:paraId="5FFA5DA3"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Amanda Hulse-Kemp https://orcid.org/0000-0001-9670-9433</w:t>
      </w:r>
    </w:p>
    <w:p w14:paraId="5FFA5DA4"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Quentin Read https://orcid.org/0000-0003-4315-5582</w:t>
      </w:r>
    </w:p>
    <w:p w14:paraId="5FFA5DA5"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Yeshi Wamishe https://orcid.org/0000-0002-4647-8603</w:t>
      </w:r>
    </w:p>
    <w:p w14:paraId="5FFA5DA6"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Barbara Valent http://orcid.org/0000-0002-5088-3345</w:t>
      </w:r>
    </w:p>
    <w:p w14:paraId="5FFA5DA7"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 xml:space="preserve">Yulin Jia </w:t>
      </w:r>
      <w:r>
        <w:rPr>
          <w:rFonts w:ascii="Times New Roman" w:eastAsia="Times New Roman" w:hAnsi="Times New Roman" w:cs="Times New Roman"/>
        </w:rPr>
        <w:t>https://orcid.org/0000-0002-2132-0498</w:t>
      </w:r>
    </w:p>
    <w:p w14:paraId="5FFA5DA8"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Melissa Jia https://orcid.org/0000-0003-0484-0608</w:t>
      </w:r>
    </w:p>
    <w:p w14:paraId="5FFA5DA9"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sz w:val="24"/>
          <w:szCs w:val="24"/>
        </w:rPr>
        <w:t>Yixiao Huang https://orcid.org/0000-0003-1104-4730</w:t>
      </w:r>
    </w:p>
    <w:p w14:paraId="5FFA5DAA" w14:textId="77777777" w:rsidR="00802F92" w:rsidRDefault="00802F92">
      <w:pPr>
        <w:spacing w:before="120" w:after="120" w:line="360" w:lineRule="auto"/>
        <w:jc w:val="both"/>
        <w:rPr>
          <w:rFonts w:ascii="Times New Roman" w:eastAsia="Times New Roman" w:hAnsi="Times New Roman" w:cs="Times New Roman"/>
          <w:b/>
          <w:sz w:val="24"/>
          <w:szCs w:val="24"/>
        </w:rPr>
      </w:pPr>
    </w:p>
    <w:p w14:paraId="5FFA5DAB" w14:textId="77777777" w:rsidR="00802F92" w:rsidRDefault="00A063F7">
      <w:pPr>
        <w:spacing w:before="120" w:after="120" w:line="360" w:lineRule="auto"/>
        <w:jc w:val="both"/>
        <w:rPr>
          <w:rFonts w:ascii="Times New Roman" w:hAnsi="Times New Roman"/>
        </w:rPr>
      </w:pPr>
      <w:r>
        <w:rPr>
          <w:rFonts w:ascii="Times New Roman" w:eastAsia="Times New Roman" w:hAnsi="Times New Roman" w:cs="Times New Roman"/>
          <w:b/>
          <w:sz w:val="24"/>
          <w:szCs w:val="24"/>
        </w:rPr>
        <w:t>Reference</w:t>
      </w:r>
      <w:bookmarkStart w:id="30" w:name="dol87g1baepq"/>
      <w:bookmarkEnd w:id="30"/>
      <w:r>
        <w:rPr>
          <w:rFonts w:ascii="Times New Roman" w:eastAsia="Times New Roman" w:hAnsi="Times New Roman" w:cs="Times New Roman"/>
          <w:b/>
          <w:sz w:val="24"/>
          <w:szCs w:val="24"/>
        </w:rPr>
        <w:t xml:space="preserve">s </w:t>
      </w:r>
    </w:p>
    <w:p w14:paraId="5FFA5DAC" w14:textId="77777777" w:rsidR="00802F92" w:rsidRDefault="00A063F7">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 xml:space="preserve">Bahri B, Kaltz O, Leconte M, de </w:t>
      </w:r>
      <w:proofErr w:type="spellStart"/>
      <w:r>
        <w:rPr>
          <w:rFonts w:ascii="Times New Roman" w:eastAsia="Times New Roman" w:hAnsi="Times New Roman" w:cs="Times New Roman"/>
          <w:b/>
          <w:color w:val="222222"/>
          <w:sz w:val="24"/>
          <w:szCs w:val="24"/>
          <w:highlight w:val="white"/>
        </w:rPr>
        <w:t>Vallavieille</w:t>
      </w:r>
      <w:proofErr w:type="spellEnd"/>
      <w:r>
        <w:rPr>
          <w:rFonts w:ascii="Times New Roman" w:eastAsia="Times New Roman" w:hAnsi="Times New Roman" w:cs="Times New Roman"/>
          <w:b/>
          <w:color w:val="222222"/>
          <w:sz w:val="24"/>
          <w:szCs w:val="24"/>
          <w:highlight w:val="white"/>
        </w:rPr>
        <w:t xml:space="preserve">-Pope C, </w:t>
      </w:r>
      <w:proofErr w:type="spellStart"/>
      <w:r>
        <w:rPr>
          <w:rFonts w:ascii="Times New Roman" w:eastAsia="Times New Roman" w:hAnsi="Times New Roman" w:cs="Times New Roman"/>
          <w:b/>
          <w:color w:val="222222"/>
          <w:sz w:val="24"/>
          <w:szCs w:val="24"/>
          <w:highlight w:val="white"/>
        </w:rPr>
        <w:t>Enjalbert</w:t>
      </w:r>
      <w:proofErr w:type="spellEnd"/>
      <w:r>
        <w:rPr>
          <w:rFonts w:ascii="Times New Roman" w:eastAsia="Times New Roman" w:hAnsi="Times New Roman" w:cs="Times New Roman"/>
          <w:b/>
          <w:color w:val="222222"/>
          <w:sz w:val="24"/>
          <w:szCs w:val="24"/>
          <w:highlight w:val="white"/>
        </w:rPr>
        <w:t xml:space="preserve"> J.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Tracking costs of virulence in natural populations of the wheat pathogen, </w:t>
      </w:r>
      <w:r>
        <w:rPr>
          <w:rFonts w:ascii="Times New Roman" w:eastAsia="Times New Roman" w:hAnsi="Times New Roman" w:cs="Times New Roman"/>
          <w:i/>
          <w:sz w:val="24"/>
          <w:szCs w:val="24"/>
        </w:rPr>
        <w:t xml:space="preserve">Puccinia </w:t>
      </w:r>
      <w:proofErr w:type="spellStart"/>
      <w:r>
        <w:rPr>
          <w:rFonts w:ascii="Times New Roman" w:eastAsia="Times New Roman" w:hAnsi="Times New Roman" w:cs="Times New Roman"/>
          <w:i/>
          <w:sz w:val="24"/>
          <w:szCs w:val="24"/>
        </w:rPr>
        <w:t>striiformis</w:t>
      </w:r>
      <w:proofErr w:type="spellEnd"/>
      <w:r>
        <w:rPr>
          <w:rFonts w:ascii="Times New Roman" w:eastAsia="Times New Roman" w:hAnsi="Times New Roman" w:cs="Times New Roman"/>
          <w:i/>
          <w:sz w:val="24"/>
          <w:szCs w:val="24"/>
        </w:rPr>
        <w:t xml:space="preserve"> f. sp. tritici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Evolutionary Biol</w:t>
      </w:r>
      <w:r>
        <w:rPr>
          <w:rFonts w:ascii="Times New Roman" w:eastAsia="Times New Roman" w:hAnsi="Times New Roman" w:cs="Times New Roman"/>
          <w:sz w:val="24"/>
          <w:szCs w:val="24"/>
        </w:rPr>
        <w:t xml:space="preserve">ogy </w:t>
      </w:r>
      <w:r>
        <w:rPr>
          <w:rFonts w:ascii="Times New Roman" w:eastAsia="Times New Roman" w:hAnsi="Times New Roman" w:cs="Times New Roman"/>
          <w:b/>
          <w:sz w:val="24"/>
          <w:szCs w:val="24"/>
        </w:rPr>
        <w:t>9</w:t>
      </w:r>
      <w:r>
        <w:rPr>
          <w:rFonts w:ascii="Times New Roman" w:eastAsia="Times New Roman" w:hAnsi="Times New Roman" w:cs="Times New Roman"/>
          <w:sz w:val="24"/>
          <w:szCs w:val="24"/>
        </w:rPr>
        <w:t xml:space="preserve">: 26. </w:t>
      </w:r>
    </w:p>
    <w:p w14:paraId="5FFA5DAD" w14:textId="77777777" w:rsidR="00802F92" w:rsidRDefault="00A063F7">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Brooks ME, Kristensen K, van Benthem KJ, Magnusson A, Berg CW, Nielsen A, Skaug HJ, </w:t>
      </w:r>
      <w:proofErr w:type="spellStart"/>
      <w:r>
        <w:rPr>
          <w:rFonts w:ascii="Times New Roman" w:eastAsia="Times New Roman" w:hAnsi="Times New Roman" w:cs="Times New Roman"/>
          <w:b/>
          <w:bCs/>
          <w:sz w:val="24"/>
          <w:szCs w:val="24"/>
        </w:rPr>
        <w:t>Maechler</w:t>
      </w:r>
      <w:proofErr w:type="spellEnd"/>
      <w:r>
        <w:rPr>
          <w:rFonts w:ascii="Times New Roman" w:eastAsia="Times New Roman" w:hAnsi="Times New Roman" w:cs="Times New Roman"/>
          <w:b/>
          <w:bCs/>
          <w:sz w:val="24"/>
          <w:szCs w:val="24"/>
        </w:rPr>
        <w:t xml:space="preserve"> M and </w:t>
      </w:r>
      <w:proofErr w:type="gramStart"/>
      <w:r>
        <w:rPr>
          <w:rFonts w:ascii="Times New Roman" w:eastAsia="Times New Roman" w:hAnsi="Times New Roman" w:cs="Times New Roman"/>
          <w:b/>
          <w:bCs/>
          <w:sz w:val="24"/>
          <w:szCs w:val="24"/>
        </w:rPr>
        <w:t>Bolker  BM.</w:t>
      </w:r>
      <w:proofErr w:type="gramEnd"/>
      <w:r>
        <w:rPr>
          <w:rFonts w:ascii="Times New Roman" w:eastAsia="Times New Roman" w:hAnsi="Times New Roman" w:cs="Times New Roman"/>
          <w:b/>
          <w:bCs/>
          <w:sz w:val="24"/>
          <w:szCs w:val="24"/>
        </w:rPr>
        <w:t xml:space="preserve"> 2017.</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glmmTMB</w:t>
      </w:r>
      <w:proofErr w:type="spellEnd"/>
      <w:r>
        <w:rPr>
          <w:rFonts w:ascii="Times New Roman" w:eastAsia="Times New Roman" w:hAnsi="Times New Roman" w:cs="Times New Roman"/>
          <w:sz w:val="24"/>
          <w:szCs w:val="24"/>
        </w:rPr>
        <w:t xml:space="preserve"> Balances Speed and Flexibility Among Packages for Zero-inflated Generalized Linear Mixed Modeling. </w:t>
      </w:r>
      <w:r>
        <w:rPr>
          <w:rFonts w:ascii="Times New Roman" w:eastAsia="Times New Roman" w:hAnsi="Times New Roman" w:cs="Times New Roman"/>
          <w:i/>
          <w:iCs/>
          <w:sz w:val="24"/>
          <w:szCs w:val="24"/>
        </w:rPr>
        <w:t>The R Journal</w:t>
      </w:r>
      <w:r>
        <w:rPr>
          <w:rFonts w:ascii="Times New Roman" w:eastAsia="Times New Roman" w:hAnsi="Times New Roman" w:cs="Times New Roman"/>
          <w:sz w:val="24"/>
          <w:szCs w:val="24"/>
        </w:rPr>
        <w:t xml:space="preserve">, 9(2), 378-400. </w:t>
      </w:r>
      <w:proofErr w:type="spellStart"/>
      <w:r>
        <w:rPr>
          <w:rFonts w:ascii="Times New Roman" w:eastAsia="Times New Roman" w:hAnsi="Times New Roman" w:cs="Times New Roman"/>
          <w:sz w:val="24"/>
          <w:szCs w:val="24"/>
        </w:rPr>
        <w:t>doi</w:t>
      </w:r>
      <w:proofErr w:type="spellEnd"/>
      <w:r>
        <w:rPr>
          <w:rFonts w:ascii="Times New Roman" w:eastAsia="Times New Roman" w:hAnsi="Times New Roman" w:cs="Times New Roman"/>
          <w:sz w:val="24"/>
          <w:szCs w:val="24"/>
        </w:rPr>
        <w:t>: 10.32614/RJ-2017-066.</w:t>
      </w:r>
    </w:p>
    <w:p w14:paraId="5FFA5DAE" w14:textId="77777777" w:rsidR="00802F92" w:rsidRDefault="00A063F7">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Chen S. 2023.</w:t>
      </w:r>
      <w:r>
        <w:rPr>
          <w:rFonts w:ascii="Times New Roman" w:eastAsia="Times New Roman" w:hAnsi="Times New Roman" w:cs="Times New Roman"/>
          <w:sz w:val="24"/>
          <w:szCs w:val="24"/>
        </w:rPr>
        <w:t xml:space="preserve"> Ultrafast one-pass FASTQ data preprocessing, quality control, and deduplication using </w:t>
      </w:r>
      <w:proofErr w:type="spellStart"/>
      <w:r>
        <w:rPr>
          <w:rFonts w:ascii="Times New Roman" w:eastAsia="Times New Roman" w:hAnsi="Times New Roman" w:cs="Times New Roman"/>
          <w:sz w:val="24"/>
          <w:szCs w:val="24"/>
        </w:rPr>
        <w:t>fastp</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iMeta</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2</w:t>
      </w:r>
      <w:r>
        <w:rPr>
          <w:rFonts w:ascii="Times New Roman" w:eastAsia="Times New Roman" w:hAnsi="Times New Roman" w:cs="Times New Roman"/>
          <w:sz w:val="24"/>
          <w:szCs w:val="24"/>
        </w:rPr>
        <w:t>: e107. https://doi.org/10.1002/imt2.107</w:t>
      </w:r>
    </w:p>
    <w:p w14:paraId="5FFA5DAF"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Chuma I, Isobe C, Hotta Y, Ibaragi K, Futamata N, </w:t>
      </w:r>
      <w:proofErr w:type="spellStart"/>
      <w:r>
        <w:rPr>
          <w:rFonts w:ascii="Times New Roman" w:eastAsia="Times New Roman" w:hAnsi="Times New Roman" w:cs="Times New Roman"/>
          <w:b/>
          <w:color w:val="222222"/>
          <w:sz w:val="24"/>
          <w:szCs w:val="24"/>
          <w:highlight w:val="white"/>
        </w:rPr>
        <w:t>Kusaba</w:t>
      </w:r>
      <w:proofErr w:type="spellEnd"/>
      <w:r>
        <w:rPr>
          <w:rFonts w:ascii="Times New Roman" w:eastAsia="Times New Roman" w:hAnsi="Times New Roman" w:cs="Times New Roman"/>
          <w:b/>
          <w:color w:val="222222"/>
          <w:sz w:val="24"/>
          <w:szCs w:val="24"/>
          <w:highlight w:val="white"/>
        </w:rPr>
        <w:t xml:space="preserve"> M, Yoshida K, Terauchi R, Fujita Y, </w:t>
      </w:r>
      <w:proofErr w:type="spellStart"/>
      <w:r>
        <w:rPr>
          <w:rFonts w:ascii="Times New Roman" w:eastAsia="Times New Roman" w:hAnsi="Times New Roman" w:cs="Times New Roman"/>
          <w:b/>
          <w:color w:val="222222"/>
          <w:sz w:val="24"/>
          <w:szCs w:val="24"/>
          <w:highlight w:val="white"/>
        </w:rPr>
        <w:t>Nakayashiki</w:t>
      </w:r>
      <w:proofErr w:type="spellEnd"/>
      <w:r>
        <w:rPr>
          <w:rFonts w:ascii="Times New Roman" w:eastAsia="Times New Roman" w:hAnsi="Times New Roman" w:cs="Times New Roman"/>
          <w:b/>
          <w:color w:val="222222"/>
          <w:sz w:val="24"/>
          <w:szCs w:val="24"/>
          <w:highlight w:val="white"/>
        </w:rPr>
        <w:t xml:space="preserve"> H, Valent B. 2011. </w:t>
      </w:r>
      <w:r>
        <w:rPr>
          <w:rFonts w:ascii="Times New Roman" w:eastAsia="Times New Roman" w:hAnsi="Times New Roman" w:cs="Times New Roman"/>
          <w:sz w:val="24"/>
          <w:szCs w:val="24"/>
        </w:rPr>
        <w:t xml:space="preserve">Multiple </w:t>
      </w:r>
      <w:proofErr w:type="gramStart"/>
      <w:r>
        <w:rPr>
          <w:rFonts w:ascii="Times New Roman" w:eastAsia="Times New Roman" w:hAnsi="Times New Roman" w:cs="Times New Roman"/>
          <w:sz w:val="24"/>
          <w:szCs w:val="24"/>
        </w:rPr>
        <w:t>translocation</w:t>
      </w:r>
      <w:proofErr w:type="gramEnd"/>
      <w:r>
        <w:rPr>
          <w:rFonts w:ascii="Times New Roman" w:eastAsia="Times New Roman" w:hAnsi="Times New Roman" w:cs="Times New Roman"/>
          <w:sz w:val="24"/>
          <w:szCs w:val="24"/>
        </w:rPr>
        <w:t xml:space="preserve"> of the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effector gene among chromosomes of the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and related species.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Pathog</w:t>
      </w:r>
      <w:r>
        <w:rPr>
          <w:rFonts w:ascii="Times New Roman" w:eastAsia="Times New Roman" w:hAnsi="Times New Roman" w:cs="Times New Roman"/>
          <w:sz w:val="24"/>
          <w:szCs w:val="24"/>
        </w:rPr>
        <w:t xml:space="preserve">ens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e1002147. </w:t>
      </w:r>
    </w:p>
    <w:p w14:paraId="5FFA5DB0"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Dai Y, Jia Y, Correll J, Wang X, Wang, Y. 2010.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Diversification and evolution of the avirulence gene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field isolates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477</w:t>
      </w:r>
      <w:r>
        <w:rPr>
          <w:rFonts w:ascii="Times New Roman" w:eastAsia="Times New Roman" w:hAnsi="Times New Roman" w:cs="Times New Roman"/>
          <w:sz w:val="24"/>
          <w:szCs w:val="24"/>
        </w:rPr>
        <w:t xml:space="preserve">: 973-980. </w:t>
      </w:r>
    </w:p>
    <w:p w14:paraId="5FFA5DB1" w14:textId="77777777" w:rsidR="00802F92" w:rsidRDefault="00A063F7">
      <w:pPr>
        <w:spacing w:line="360" w:lineRule="auto"/>
        <w:ind w:left="90"/>
        <w:jc w:val="both"/>
        <w:rPr>
          <w:rFonts w:ascii="Times New Roman" w:hAnsi="Times New Roman"/>
        </w:rPr>
      </w:pPr>
      <w:proofErr w:type="spellStart"/>
      <w:r>
        <w:rPr>
          <w:rFonts w:ascii="Times New Roman" w:eastAsia="Times New Roman" w:hAnsi="Times New Roman" w:cs="Times New Roman"/>
          <w:b/>
          <w:bCs/>
          <w:sz w:val="24"/>
          <w:szCs w:val="24"/>
        </w:rPr>
        <w:t>Danecek</w:t>
      </w:r>
      <w:proofErr w:type="spellEnd"/>
      <w:r>
        <w:rPr>
          <w:rFonts w:ascii="Times New Roman" w:eastAsia="Times New Roman" w:hAnsi="Times New Roman" w:cs="Times New Roman"/>
          <w:b/>
          <w:bCs/>
          <w:sz w:val="24"/>
          <w:szCs w:val="24"/>
        </w:rPr>
        <w:t xml:space="preserve"> P, Bonfield J K, Liddle J, Marshall J, Ohan V, Pollard M O, </w:t>
      </w:r>
      <w:proofErr w:type="spellStart"/>
      <w:r>
        <w:rPr>
          <w:rFonts w:ascii="Times New Roman" w:eastAsia="Times New Roman" w:hAnsi="Times New Roman" w:cs="Times New Roman"/>
          <w:b/>
          <w:bCs/>
          <w:sz w:val="24"/>
          <w:szCs w:val="24"/>
        </w:rPr>
        <w:t>Whitwham</w:t>
      </w:r>
      <w:proofErr w:type="spellEnd"/>
      <w:r>
        <w:rPr>
          <w:rFonts w:ascii="Times New Roman" w:eastAsia="Times New Roman" w:hAnsi="Times New Roman" w:cs="Times New Roman"/>
          <w:b/>
          <w:bCs/>
          <w:sz w:val="24"/>
          <w:szCs w:val="24"/>
        </w:rPr>
        <w:t xml:space="preserve"> A, Keane T, McCarthy S A, Davies R M, Li H. 2021.</w:t>
      </w:r>
      <w:r>
        <w:rPr>
          <w:rFonts w:ascii="Times New Roman" w:eastAsia="Times New Roman" w:hAnsi="Times New Roman" w:cs="Times New Roman"/>
          <w:sz w:val="24"/>
          <w:szCs w:val="24"/>
        </w:rPr>
        <w:t xml:space="preserve"> Twelve years of </w:t>
      </w:r>
      <w:proofErr w:type="spellStart"/>
      <w:r>
        <w:rPr>
          <w:rFonts w:ascii="Times New Roman" w:eastAsia="Times New Roman" w:hAnsi="Times New Roman" w:cs="Times New Roman"/>
          <w:sz w:val="24"/>
          <w:szCs w:val="24"/>
        </w:rPr>
        <w:t>SAMtools</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BCFtools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i/>
          <w:iCs/>
          <w:sz w:val="24"/>
          <w:szCs w:val="24"/>
        </w:rPr>
        <w:t>GigaScience</w:t>
      </w:r>
      <w:proofErr w:type="spellEnd"/>
      <w:r>
        <w:rPr>
          <w:rFonts w:ascii="Times New Roman" w:eastAsia="Times New Roman" w:hAnsi="Times New Roman" w:cs="Times New Roman"/>
          <w:sz w:val="24"/>
          <w:szCs w:val="24"/>
        </w:rPr>
        <w:t xml:space="preserve"> 10(2), giab008. https://doi.org/10.1093/gigascience/giab008</w:t>
      </w:r>
    </w:p>
    <w:p w14:paraId="5FFA5DB2"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de Guillen, K., Ortiz-Vallejo, D., Gracy, J., Fournier, E., Kroj, T. and Padilla, A.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Structure analysis uncovers a highly diverse but structurally conserved effector family in phytopathogenic fungi</w:t>
      </w:r>
      <w:r>
        <w:rPr>
          <w:rFonts w:ascii="Times New Roman" w:eastAsia="Times New Roman" w:hAnsi="Times New Roman" w:cs="Times New Roman"/>
          <w:color w:val="202020"/>
          <w:sz w:val="24"/>
          <w:szCs w:val="24"/>
        </w:rPr>
        <w:t xml:space="preserve">. </w:t>
      </w:r>
      <w:proofErr w:type="spellStart"/>
      <w:r>
        <w:rPr>
          <w:rFonts w:ascii="Times New Roman" w:eastAsia="Times New Roman" w:hAnsi="Times New Roman" w:cs="Times New Roman"/>
          <w:i/>
          <w:color w:val="202020"/>
          <w:sz w:val="24"/>
          <w:szCs w:val="24"/>
        </w:rPr>
        <w:t>PLoS</w:t>
      </w:r>
      <w:proofErr w:type="spellEnd"/>
      <w:r>
        <w:rPr>
          <w:rFonts w:ascii="Times New Roman" w:eastAsia="Times New Roman" w:hAnsi="Times New Roman" w:cs="Times New Roman"/>
          <w:i/>
          <w:color w:val="202020"/>
          <w:sz w:val="24"/>
          <w:szCs w:val="24"/>
        </w:rPr>
        <w:t xml:space="preserve"> Pathogens</w:t>
      </w:r>
      <w:r>
        <w:rPr>
          <w:rFonts w:ascii="Times New Roman" w:eastAsia="Times New Roman" w:hAnsi="Times New Roman" w:cs="Times New Roman"/>
          <w:color w:val="202020"/>
          <w:sz w:val="24"/>
          <w:szCs w:val="24"/>
        </w:rPr>
        <w:t xml:space="preserve"> </w:t>
      </w:r>
      <w:r>
        <w:rPr>
          <w:rFonts w:ascii="Times New Roman" w:eastAsia="Times New Roman" w:hAnsi="Times New Roman" w:cs="Times New Roman"/>
          <w:b/>
          <w:color w:val="202020"/>
          <w:sz w:val="24"/>
          <w:szCs w:val="24"/>
        </w:rPr>
        <w:t>11</w:t>
      </w:r>
      <w:r>
        <w:rPr>
          <w:rFonts w:ascii="Times New Roman" w:eastAsia="Times New Roman" w:hAnsi="Times New Roman" w:cs="Times New Roman"/>
          <w:color w:val="202020"/>
          <w:sz w:val="24"/>
          <w:szCs w:val="24"/>
        </w:rPr>
        <w:t xml:space="preserve">: e1005228. </w:t>
      </w:r>
    </w:p>
    <w:p w14:paraId="5FFA5DB3"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Dean RA, Talbot NJ, Ebbole DJ, Farman ML, Mitchell TK, Orbach MJ, Thon M, Kulkarni R, Xu JR, Pan H, Read ND. 2005.</w:t>
      </w:r>
      <w:r>
        <w:rPr>
          <w:rFonts w:ascii="Times New Roman" w:eastAsia="Times New Roman" w:hAnsi="Times New Roman" w:cs="Times New Roman"/>
          <w:color w:val="222222"/>
          <w:sz w:val="24"/>
          <w:szCs w:val="24"/>
          <w:highlight w:val="white"/>
        </w:rPr>
        <w:t xml:space="preserve"> The genome sequence of the rice blast fungus </w:t>
      </w:r>
      <w:r>
        <w:rPr>
          <w:rFonts w:ascii="Times New Roman" w:eastAsia="Times New Roman" w:hAnsi="Times New Roman" w:cs="Times New Roman"/>
          <w:i/>
          <w:color w:val="222222"/>
          <w:sz w:val="24"/>
          <w:szCs w:val="24"/>
          <w:highlight w:val="white"/>
        </w:rPr>
        <w:t>Magnaporthe grisea</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i/>
          <w:color w:val="222222"/>
          <w:sz w:val="24"/>
          <w:szCs w:val="24"/>
          <w:highlight w:val="white"/>
        </w:rPr>
        <w:t>Nature</w:t>
      </w:r>
      <w:r>
        <w:rPr>
          <w:rFonts w:ascii="Times New Roman" w:eastAsia="Times New Roman" w:hAnsi="Times New Roman" w:cs="Times New Roman"/>
          <w:color w:val="222222"/>
          <w:sz w:val="24"/>
          <w:szCs w:val="24"/>
          <w:highlight w:val="white"/>
        </w:rPr>
        <w:t> </w:t>
      </w:r>
      <w:r>
        <w:rPr>
          <w:rFonts w:ascii="Times New Roman" w:eastAsia="Times New Roman" w:hAnsi="Times New Roman" w:cs="Times New Roman"/>
          <w:b/>
          <w:color w:val="222222"/>
          <w:sz w:val="24"/>
          <w:szCs w:val="24"/>
          <w:highlight w:val="white"/>
        </w:rPr>
        <w:t>434</w:t>
      </w:r>
      <w:r>
        <w:rPr>
          <w:rFonts w:ascii="Times New Roman" w:eastAsia="Times New Roman" w:hAnsi="Times New Roman" w:cs="Times New Roman"/>
          <w:color w:val="222222"/>
          <w:sz w:val="24"/>
          <w:szCs w:val="24"/>
          <w:highlight w:val="white"/>
        </w:rPr>
        <w:t>: 980- 986.</w:t>
      </w:r>
      <w:r>
        <w:rPr>
          <w:rFonts w:ascii="Times New Roman" w:eastAsia="Times New Roman" w:hAnsi="Times New Roman" w:cs="Times New Roman"/>
          <w:sz w:val="24"/>
          <w:szCs w:val="24"/>
        </w:rPr>
        <w:t xml:space="preserve"> </w:t>
      </w:r>
    </w:p>
    <w:p w14:paraId="5FFA5DB4"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Farman ML, Leong, S.A. 1998.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Chromosome walking to the </w:t>
      </w:r>
      <w:r>
        <w:rPr>
          <w:rFonts w:ascii="Times New Roman" w:eastAsia="Times New Roman" w:hAnsi="Times New Roman" w:cs="Times New Roman"/>
          <w:i/>
          <w:sz w:val="24"/>
          <w:szCs w:val="24"/>
        </w:rPr>
        <w:t>AVR1-CO39</w:t>
      </w:r>
      <w:r>
        <w:rPr>
          <w:rFonts w:ascii="Times New Roman" w:eastAsia="Times New Roman" w:hAnsi="Times New Roman" w:cs="Times New Roman"/>
          <w:sz w:val="24"/>
          <w:szCs w:val="24"/>
        </w:rPr>
        <w:t xml:space="preserve"> avirulence gene of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discrepancy between the physical and genetic maps. </w:t>
      </w:r>
      <w:r>
        <w:rPr>
          <w:rFonts w:ascii="Times New Roman" w:eastAsia="Times New Roman" w:hAnsi="Times New Roman" w:cs="Times New Roman"/>
          <w:i/>
          <w:sz w:val="24"/>
          <w:szCs w:val="24"/>
        </w:rPr>
        <w:t>Genetics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150</w:t>
      </w:r>
      <w:r>
        <w:rPr>
          <w:rFonts w:ascii="Times New Roman" w:eastAsia="Times New Roman" w:hAnsi="Times New Roman" w:cs="Times New Roman"/>
          <w:sz w:val="24"/>
          <w:szCs w:val="24"/>
        </w:rPr>
        <w:t xml:space="preserve">: 1049-1058. </w:t>
      </w:r>
    </w:p>
    <w:p w14:paraId="5FFA5DB5"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Figueroa M, Upadhyaya NM, </w:t>
      </w:r>
      <w:proofErr w:type="spellStart"/>
      <w:r>
        <w:rPr>
          <w:rFonts w:ascii="Times New Roman" w:eastAsia="Times New Roman" w:hAnsi="Times New Roman" w:cs="Times New Roman"/>
          <w:b/>
          <w:color w:val="222222"/>
          <w:sz w:val="24"/>
          <w:szCs w:val="24"/>
          <w:highlight w:val="white"/>
        </w:rPr>
        <w:t>Sperschneider</w:t>
      </w:r>
      <w:proofErr w:type="spellEnd"/>
      <w:r>
        <w:rPr>
          <w:rFonts w:ascii="Times New Roman" w:eastAsia="Times New Roman" w:hAnsi="Times New Roman" w:cs="Times New Roman"/>
          <w:b/>
          <w:color w:val="222222"/>
          <w:sz w:val="24"/>
          <w:szCs w:val="24"/>
          <w:highlight w:val="white"/>
        </w:rPr>
        <w:t xml:space="preserve"> J, Park RF, Szabo LJ, Steffenson B, Ellis JG, Dodds PN. 2016.</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Changing the game: using integrative genomics to probe virulence mechanisms of the stem rust pathogen </w:t>
      </w:r>
      <w:r>
        <w:rPr>
          <w:rFonts w:ascii="Times New Roman" w:eastAsia="Times New Roman" w:hAnsi="Times New Roman" w:cs="Times New Roman"/>
          <w:i/>
          <w:sz w:val="24"/>
          <w:szCs w:val="24"/>
        </w:rPr>
        <w:t>Puccinia graminis</w:t>
      </w:r>
      <w:r>
        <w:rPr>
          <w:rFonts w:ascii="Times New Roman" w:eastAsia="Times New Roman" w:hAnsi="Times New Roman" w:cs="Times New Roman"/>
          <w:sz w:val="24"/>
          <w:szCs w:val="24"/>
        </w:rPr>
        <w:t xml:space="preserve"> f. sp. </w:t>
      </w:r>
      <w:r>
        <w:rPr>
          <w:rFonts w:ascii="Times New Roman" w:eastAsia="Times New Roman" w:hAnsi="Times New Roman" w:cs="Times New Roman"/>
          <w:i/>
          <w:sz w:val="24"/>
          <w:szCs w:val="24"/>
        </w:rPr>
        <w:t>tritici</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Frontiers in Plant 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205. </w:t>
      </w:r>
    </w:p>
    <w:p w14:paraId="5FFA5DB6" w14:textId="77777777" w:rsidR="00802F92" w:rsidRDefault="00A063F7">
      <w:pPr>
        <w:spacing w:line="360" w:lineRule="auto"/>
        <w:ind w:left="90"/>
        <w:jc w:val="both"/>
        <w:rPr>
          <w:rFonts w:ascii="Times New Roman" w:hAnsi="Times New Roman"/>
        </w:rPr>
      </w:pPr>
      <w:proofErr w:type="spellStart"/>
      <w:r>
        <w:rPr>
          <w:rFonts w:ascii="Times New Roman" w:eastAsia="Times New Roman" w:hAnsi="Times New Roman" w:cs="Times New Roman"/>
          <w:b/>
          <w:color w:val="222222"/>
          <w:sz w:val="24"/>
          <w:szCs w:val="24"/>
          <w:highlight w:val="white"/>
        </w:rPr>
        <w:t>Fudal</w:t>
      </w:r>
      <w:proofErr w:type="spellEnd"/>
      <w:r>
        <w:rPr>
          <w:rFonts w:ascii="Times New Roman" w:eastAsia="Times New Roman" w:hAnsi="Times New Roman" w:cs="Times New Roman"/>
          <w:b/>
          <w:color w:val="222222"/>
          <w:sz w:val="24"/>
          <w:szCs w:val="24"/>
          <w:highlight w:val="white"/>
        </w:rPr>
        <w:t xml:space="preserve"> I, </w:t>
      </w:r>
      <w:proofErr w:type="spellStart"/>
      <w:r>
        <w:rPr>
          <w:rFonts w:ascii="Times New Roman" w:eastAsia="Times New Roman" w:hAnsi="Times New Roman" w:cs="Times New Roman"/>
          <w:b/>
          <w:color w:val="222222"/>
          <w:sz w:val="24"/>
          <w:szCs w:val="24"/>
          <w:highlight w:val="white"/>
        </w:rPr>
        <w:t>Böhnert</w:t>
      </w:r>
      <w:proofErr w:type="spellEnd"/>
      <w:r>
        <w:rPr>
          <w:rFonts w:ascii="Times New Roman" w:eastAsia="Times New Roman" w:hAnsi="Times New Roman" w:cs="Times New Roman"/>
          <w:b/>
          <w:color w:val="222222"/>
          <w:sz w:val="24"/>
          <w:szCs w:val="24"/>
          <w:highlight w:val="white"/>
        </w:rPr>
        <w:t xml:space="preserve"> HU, Tharreau D, Lebrun MH. 2005.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Transposition of MINE, a composite retrotransposon, in the avirulence gene </w:t>
      </w:r>
      <w:r>
        <w:rPr>
          <w:rFonts w:ascii="Times New Roman" w:eastAsia="Times New Roman" w:hAnsi="Times New Roman" w:cs="Times New Roman"/>
          <w:i/>
          <w:sz w:val="24"/>
          <w:szCs w:val="24"/>
        </w:rPr>
        <w:t>ACE1</w:t>
      </w:r>
      <w:r>
        <w:rPr>
          <w:rFonts w:ascii="Times New Roman" w:eastAsia="Times New Roman" w:hAnsi="Times New Roman" w:cs="Times New Roman"/>
          <w:sz w:val="24"/>
          <w:szCs w:val="24"/>
        </w:rPr>
        <w:t xml:space="preserve"> of the rice blast fungus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42</w:t>
      </w:r>
      <w:r>
        <w:rPr>
          <w:rFonts w:ascii="Times New Roman" w:eastAsia="Times New Roman" w:hAnsi="Times New Roman" w:cs="Times New Roman"/>
          <w:sz w:val="24"/>
          <w:szCs w:val="24"/>
        </w:rPr>
        <w:t xml:space="preserve">: 761-72. </w:t>
      </w:r>
    </w:p>
    <w:p w14:paraId="5FFA5DB7"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sz w:val="24"/>
          <w:szCs w:val="24"/>
        </w:rPr>
        <w:lastRenderedPageBreak/>
        <w:t>Gao M, He Y, Yin X, Zhong X, Yan B et al. 2021.</w:t>
      </w:r>
      <w:r>
        <w:rPr>
          <w:rFonts w:ascii="Times New Roman" w:eastAsia="Times New Roman" w:hAnsi="Times New Roman" w:cs="Times New Roman"/>
          <w:sz w:val="24"/>
          <w:szCs w:val="24"/>
        </w:rPr>
        <w:t xml:space="preserve"> Ca2+ sensor-mediated ROS scavenging suppresses rice immunity and is exploited by a fungal effector. Cell 184: 5391-5404.</w:t>
      </w:r>
    </w:p>
    <w:p w14:paraId="5FFA5DB8"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bCs/>
          <w:sz w:val="24"/>
          <w:szCs w:val="24"/>
        </w:rPr>
        <w:t xml:space="preserve">Grigoriev IV, Nikitin R, Haridas S, Kuo A, Ohm R, </w:t>
      </w:r>
      <w:proofErr w:type="spellStart"/>
      <w:r>
        <w:rPr>
          <w:rFonts w:ascii="Times New Roman" w:eastAsia="Times New Roman" w:hAnsi="Times New Roman" w:cs="Times New Roman"/>
          <w:b/>
          <w:bCs/>
          <w:sz w:val="24"/>
          <w:szCs w:val="24"/>
        </w:rPr>
        <w:t>Otillar</w:t>
      </w:r>
      <w:proofErr w:type="spellEnd"/>
      <w:r>
        <w:rPr>
          <w:rFonts w:ascii="Times New Roman" w:eastAsia="Times New Roman" w:hAnsi="Times New Roman" w:cs="Times New Roman"/>
          <w:b/>
          <w:bCs/>
          <w:sz w:val="24"/>
          <w:szCs w:val="24"/>
        </w:rPr>
        <w:t xml:space="preserve"> R, Riley R, Salamov A, Zhao X, Korzeniewski F, Smirnova T, Nordberg H, </w:t>
      </w:r>
      <w:proofErr w:type="spellStart"/>
      <w:r>
        <w:rPr>
          <w:rFonts w:ascii="Times New Roman" w:eastAsia="Times New Roman" w:hAnsi="Times New Roman" w:cs="Times New Roman"/>
          <w:b/>
          <w:bCs/>
          <w:sz w:val="24"/>
          <w:szCs w:val="24"/>
        </w:rPr>
        <w:t>Dubchak</w:t>
      </w:r>
      <w:proofErr w:type="spellEnd"/>
      <w:r>
        <w:rPr>
          <w:rFonts w:ascii="Times New Roman" w:eastAsia="Times New Roman" w:hAnsi="Times New Roman" w:cs="Times New Roman"/>
          <w:b/>
          <w:bCs/>
          <w:sz w:val="24"/>
          <w:szCs w:val="24"/>
        </w:rPr>
        <w:t xml:space="preserve"> I, &amp; Shabalov I. 2014.</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MycoCosm</w:t>
      </w:r>
      <w:proofErr w:type="spellEnd"/>
      <w:r>
        <w:rPr>
          <w:rFonts w:ascii="Times New Roman" w:eastAsia="Times New Roman" w:hAnsi="Times New Roman" w:cs="Times New Roman"/>
          <w:sz w:val="24"/>
          <w:szCs w:val="24"/>
        </w:rPr>
        <w:t xml:space="preserve"> portal: gearing up for 1000 fungal genomes. </w:t>
      </w:r>
      <w:r>
        <w:rPr>
          <w:rFonts w:ascii="Times New Roman" w:eastAsia="Times New Roman" w:hAnsi="Times New Roman" w:cs="Times New Roman"/>
          <w:i/>
          <w:iCs/>
          <w:sz w:val="24"/>
          <w:szCs w:val="24"/>
        </w:rPr>
        <w:t>Nucleic Acids Research</w:t>
      </w:r>
      <w:r>
        <w:rPr>
          <w:rFonts w:ascii="Times New Roman" w:eastAsia="Times New Roman" w:hAnsi="Times New Roman" w:cs="Times New Roman"/>
          <w:sz w:val="24"/>
          <w:szCs w:val="24"/>
        </w:rPr>
        <w:t xml:space="preserve">, 42(D1), D699–D704. </w:t>
      </w:r>
      <w:hyperlink r:id="rId13">
        <w:r>
          <w:rPr>
            <w:rStyle w:val="Hyperlink"/>
            <w:rFonts w:ascii="Times New Roman" w:eastAsia="Times New Roman" w:hAnsi="Times New Roman" w:cs="Times New Roman"/>
            <w:sz w:val="24"/>
            <w:szCs w:val="24"/>
          </w:rPr>
          <w:t>https://doi.org/10.1093/nar/gkt1183</w:t>
        </w:r>
      </w:hyperlink>
      <w:r>
        <w:rPr>
          <w:rFonts w:ascii="Times New Roman" w:eastAsia="Times New Roman" w:hAnsi="Times New Roman" w:cs="Times New Roman"/>
          <w:sz w:val="24"/>
          <w:szCs w:val="24"/>
        </w:rPr>
        <w:t xml:space="preserve"> </w:t>
      </w:r>
    </w:p>
    <w:p w14:paraId="5FFA5DB9" w14:textId="77777777" w:rsidR="00802F92" w:rsidRDefault="00A063F7">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 xml:space="preserve">Guindon S, </w:t>
      </w:r>
      <w:proofErr w:type="spellStart"/>
      <w:r>
        <w:rPr>
          <w:rStyle w:val="StrongEmphasis"/>
          <w:rFonts w:ascii="Times New Roman" w:eastAsia="Times New Roman" w:hAnsi="Times New Roman" w:cs="Times New Roman"/>
          <w:sz w:val="24"/>
          <w:szCs w:val="24"/>
        </w:rPr>
        <w:t>Dufayard</w:t>
      </w:r>
      <w:proofErr w:type="spellEnd"/>
      <w:r>
        <w:rPr>
          <w:rStyle w:val="StrongEmphasis"/>
          <w:rFonts w:ascii="Times New Roman" w:eastAsia="Times New Roman" w:hAnsi="Times New Roman" w:cs="Times New Roman"/>
          <w:sz w:val="24"/>
          <w:szCs w:val="24"/>
        </w:rPr>
        <w:t xml:space="preserve"> JF, Lefort V, Anisimova M, </w:t>
      </w:r>
      <w:proofErr w:type="spellStart"/>
      <w:r>
        <w:rPr>
          <w:rStyle w:val="StrongEmphasis"/>
          <w:rFonts w:ascii="Times New Roman" w:eastAsia="Times New Roman" w:hAnsi="Times New Roman" w:cs="Times New Roman"/>
          <w:sz w:val="24"/>
          <w:szCs w:val="24"/>
        </w:rPr>
        <w:t>Hordijk</w:t>
      </w:r>
      <w:proofErr w:type="spellEnd"/>
      <w:r>
        <w:rPr>
          <w:rStyle w:val="StrongEmphasis"/>
          <w:rFonts w:ascii="Times New Roman" w:eastAsia="Times New Roman" w:hAnsi="Times New Roman" w:cs="Times New Roman"/>
          <w:sz w:val="24"/>
          <w:szCs w:val="24"/>
        </w:rPr>
        <w:t xml:space="preserve"> W, </w:t>
      </w:r>
      <w:proofErr w:type="spellStart"/>
      <w:r>
        <w:rPr>
          <w:rStyle w:val="StrongEmphasis"/>
          <w:rFonts w:ascii="Times New Roman" w:eastAsia="Times New Roman" w:hAnsi="Times New Roman" w:cs="Times New Roman"/>
          <w:sz w:val="24"/>
          <w:szCs w:val="24"/>
        </w:rPr>
        <w:t>Gascuel</w:t>
      </w:r>
      <w:proofErr w:type="spellEnd"/>
      <w:r>
        <w:rPr>
          <w:rStyle w:val="StrongEmphasis"/>
          <w:rFonts w:ascii="Times New Roman" w:eastAsia="Times New Roman" w:hAnsi="Times New Roman" w:cs="Times New Roman"/>
          <w:sz w:val="24"/>
          <w:szCs w:val="24"/>
        </w:rPr>
        <w:t xml:space="preserve"> O. 2010</w:t>
      </w:r>
      <w:r>
        <w:rPr>
          <w:rFonts w:ascii="Times New Roman" w:eastAsia="Times New Roman" w:hAnsi="Times New Roman" w:cs="Times New Roman"/>
          <w:sz w:val="24"/>
          <w:szCs w:val="24"/>
        </w:rPr>
        <w:t xml:space="preserve">. New Algorithms and Methods to Estimate Maximum-Likelihood Phylogenies: Assessing the Performance of </w:t>
      </w:r>
      <w:proofErr w:type="spellStart"/>
      <w:r>
        <w:rPr>
          <w:rFonts w:ascii="Times New Roman" w:eastAsia="Times New Roman" w:hAnsi="Times New Roman" w:cs="Times New Roman"/>
          <w:sz w:val="24"/>
          <w:szCs w:val="24"/>
        </w:rPr>
        <w:t>PhyML</w:t>
      </w:r>
      <w:proofErr w:type="spellEnd"/>
      <w:r>
        <w:rPr>
          <w:rFonts w:ascii="Times New Roman" w:eastAsia="Times New Roman" w:hAnsi="Times New Roman" w:cs="Times New Roman"/>
          <w:sz w:val="24"/>
          <w:szCs w:val="24"/>
        </w:rPr>
        <w:t xml:space="preserve"> 3.0. </w:t>
      </w:r>
      <w:r>
        <w:rPr>
          <w:rStyle w:val="Emphasis"/>
          <w:rFonts w:ascii="Times New Roman" w:eastAsia="Times New Roman" w:hAnsi="Times New Roman" w:cs="Times New Roman"/>
          <w:sz w:val="24"/>
          <w:szCs w:val="24"/>
        </w:rPr>
        <w:t>Systematic Biology</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59</w:t>
      </w:r>
      <w:r>
        <w:rPr>
          <w:rFonts w:ascii="Times New Roman" w:eastAsia="Times New Roman" w:hAnsi="Times New Roman" w:cs="Times New Roman"/>
          <w:sz w:val="24"/>
          <w:szCs w:val="24"/>
        </w:rPr>
        <w:t xml:space="preserve">(3), 307–321. </w:t>
      </w:r>
      <w:hyperlink r:id="rId14" w:tgtFrame="_blank">
        <w:r>
          <w:rPr>
            <w:rStyle w:val="Hyperlink"/>
            <w:rFonts w:ascii="Times New Roman" w:eastAsia="Times New Roman" w:hAnsi="Times New Roman" w:cs="Times New Roman"/>
            <w:sz w:val="24"/>
            <w:szCs w:val="24"/>
          </w:rPr>
          <w:t>https://doi.org/10.1093/sysbio/syq010</w:t>
        </w:r>
      </w:hyperlink>
    </w:p>
    <w:p w14:paraId="5FFA5DBA"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sz w:val="24"/>
          <w:szCs w:val="24"/>
        </w:rPr>
        <w:t>Hall T A. 1999.</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BioEdit</w:t>
      </w:r>
      <w:proofErr w:type="spellEnd"/>
      <w:r>
        <w:rPr>
          <w:rFonts w:ascii="Times New Roman" w:eastAsia="Times New Roman" w:hAnsi="Times New Roman" w:cs="Times New Roman"/>
          <w:sz w:val="24"/>
          <w:szCs w:val="24"/>
        </w:rPr>
        <w:t xml:space="preserve">: a user-friendly biological sequence alignment editor and analysis program for Windows 95/98/NT. </w:t>
      </w:r>
      <w:r>
        <w:rPr>
          <w:rFonts w:ascii="Times New Roman" w:eastAsia="Times New Roman" w:hAnsi="Times New Roman" w:cs="Times New Roman"/>
          <w:i/>
          <w:color w:val="2A2A2A"/>
          <w:sz w:val="24"/>
          <w:szCs w:val="24"/>
          <w:shd w:val="clear" w:color="auto" w:fill="FAFAFA"/>
        </w:rPr>
        <w:t xml:space="preserve">Nucleic Acids Symposium Series </w:t>
      </w:r>
      <w:r>
        <w:rPr>
          <w:rFonts w:ascii="Times New Roman" w:eastAsia="Times New Roman" w:hAnsi="Times New Roman" w:cs="Times New Roman"/>
          <w:b/>
          <w:sz w:val="24"/>
          <w:szCs w:val="24"/>
        </w:rPr>
        <w:t>41</w:t>
      </w:r>
      <w:r>
        <w:rPr>
          <w:rFonts w:ascii="Times New Roman" w:eastAsia="Times New Roman" w:hAnsi="Times New Roman" w:cs="Times New Roman"/>
          <w:sz w:val="24"/>
          <w:szCs w:val="24"/>
        </w:rPr>
        <w:t>: 95-98.</w:t>
      </w:r>
    </w:p>
    <w:p w14:paraId="5FFA5DBB"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Huang J, Si W, Deng Q, Li P, Yang S. 2014.</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Rapid evolution of avirulence genes in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Genet</w:t>
      </w:r>
      <w:r>
        <w:rPr>
          <w:rFonts w:ascii="Times New Roman" w:eastAsia="Times New Roman" w:hAnsi="Times New Roman" w:cs="Times New Roman"/>
          <w:sz w:val="24"/>
          <w:szCs w:val="24"/>
        </w:rPr>
        <w:t xml:space="preserve">ics </w:t>
      </w:r>
      <w:r>
        <w:rPr>
          <w:rFonts w:ascii="Times New Roman" w:eastAsia="Times New Roman" w:hAnsi="Times New Roman" w:cs="Times New Roman"/>
          <w:b/>
          <w:sz w:val="24"/>
          <w:szCs w:val="24"/>
        </w:rPr>
        <w:t>15</w:t>
      </w:r>
      <w:r>
        <w:rPr>
          <w:rFonts w:ascii="Times New Roman" w:eastAsia="Times New Roman" w:hAnsi="Times New Roman" w:cs="Times New Roman"/>
          <w:sz w:val="24"/>
          <w:szCs w:val="24"/>
        </w:rPr>
        <w:t>: 45.</w:t>
      </w:r>
    </w:p>
    <w:p w14:paraId="5FFA5DBC"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Huang YJ, </w:t>
      </w:r>
      <w:proofErr w:type="spellStart"/>
      <w:r>
        <w:rPr>
          <w:rFonts w:ascii="Times New Roman" w:eastAsia="Times New Roman" w:hAnsi="Times New Roman" w:cs="Times New Roman"/>
          <w:b/>
          <w:color w:val="222222"/>
          <w:sz w:val="24"/>
          <w:szCs w:val="24"/>
          <w:highlight w:val="white"/>
        </w:rPr>
        <w:t>Balesdent</w:t>
      </w:r>
      <w:proofErr w:type="spellEnd"/>
      <w:r>
        <w:rPr>
          <w:rFonts w:ascii="Times New Roman" w:eastAsia="Times New Roman" w:hAnsi="Times New Roman" w:cs="Times New Roman"/>
          <w:b/>
          <w:color w:val="222222"/>
          <w:sz w:val="24"/>
          <w:szCs w:val="24"/>
          <w:highlight w:val="white"/>
        </w:rPr>
        <w:t xml:space="preserve"> MH, Li ZQ, Evans N, Rouxel T, </w:t>
      </w:r>
      <w:proofErr w:type="spellStart"/>
      <w:r>
        <w:rPr>
          <w:rFonts w:ascii="Times New Roman" w:eastAsia="Times New Roman" w:hAnsi="Times New Roman" w:cs="Times New Roman"/>
          <w:b/>
          <w:color w:val="222222"/>
          <w:sz w:val="24"/>
          <w:szCs w:val="24"/>
          <w:highlight w:val="white"/>
        </w:rPr>
        <w:t>Fitt</w:t>
      </w:r>
      <w:proofErr w:type="spellEnd"/>
      <w:r>
        <w:rPr>
          <w:rFonts w:ascii="Times New Roman" w:eastAsia="Times New Roman" w:hAnsi="Times New Roman" w:cs="Times New Roman"/>
          <w:b/>
          <w:color w:val="222222"/>
          <w:sz w:val="24"/>
          <w:szCs w:val="24"/>
          <w:highlight w:val="white"/>
        </w:rPr>
        <w:t xml:space="preserve"> BD. 2010.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shd w:val="clear" w:color="auto" w:fill="FCFCFC"/>
        </w:rPr>
        <w:t>Fitness cost of virulence differs between the </w:t>
      </w:r>
      <w:r>
        <w:rPr>
          <w:rFonts w:ascii="Times New Roman" w:eastAsia="Times New Roman" w:hAnsi="Times New Roman" w:cs="Times New Roman"/>
          <w:i/>
          <w:color w:val="000000"/>
          <w:sz w:val="24"/>
          <w:szCs w:val="24"/>
          <w:shd w:val="clear" w:color="auto" w:fill="FCFCFC"/>
        </w:rPr>
        <w:t>AvrLm1</w:t>
      </w:r>
      <w:r>
        <w:rPr>
          <w:rFonts w:ascii="Times New Roman" w:eastAsia="Times New Roman" w:hAnsi="Times New Roman" w:cs="Times New Roman"/>
          <w:color w:val="000000"/>
          <w:sz w:val="24"/>
          <w:szCs w:val="24"/>
          <w:shd w:val="clear" w:color="auto" w:fill="FCFCFC"/>
        </w:rPr>
        <w:t> and </w:t>
      </w:r>
      <w:r>
        <w:rPr>
          <w:rFonts w:ascii="Times New Roman" w:eastAsia="Times New Roman" w:hAnsi="Times New Roman" w:cs="Times New Roman"/>
          <w:i/>
          <w:color w:val="000000"/>
          <w:sz w:val="24"/>
          <w:szCs w:val="24"/>
          <w:shd w:val="clear" w:color="auto" w:fill="FCFCFC"/>
        </w:rPr>
        <w:t>AvrLm4</w:t>
      </w:r>
      <w:r>
        <w:rPr>
          <w:rFonts w:ascii="Times New Roman" w:eastAsia="Times New Roman" w:hAnsi="Times New Roman" w:cs="Times New Roman"/>
          <w:color w:val="000000"/>
          <w:sz w:val="24"/>
          <w:szCs w:val="24"/>
          <w:shd w:val="clear" w:color="auto" w:fill="FCFCFC"/>
        </w:rPr>
        <w:t> loci in </w:t>
      </w:r>
      <w:r>
        <w:rPr>
          <w:rFonts w:ascii="Times New Roman" w:eastAsia="Times New Roman" w:hAnsi="Times New Roman" w:cs="Times New Roman"/>
          <w:i/>
          <w:color w:val="000000"/>
          <w:sz w:val="24"/>
          <w:szCs w:val="24"/>
          <w:shd w:val="clear" w:color="auto" w:fill="FCFCFC"/>
        </w:rPr>
        <w:t xml:space="preserve">Leptosphaeria </w:t>
      </w:r>
      <w:proofErr w:type="spellStart"/>
      <w:r>
        <w:rPr>
          <w:rFonts w:ascii="Times New Roman" w:eastAsia="Times New Roman" w:hAnsi="Times New Roman" w:cs="Times New Roman"/>
          <w:i/>
          <w:color w:val="000000"/>
          <w:sz w:val="24"/>
          <w:szCs w:val="24"/>
          <w:shd w:val="clear" w:color="auto" w:fill="FCFCFC"/>
        </w:rPr>
        <w:t>maculans</w:t>
      </w:r>
      <w:proofErr w:type="spellEnd"/>
      <w:r>
        <w:rPr>
          <w:rFonts w:ascii="Times New Roman" w:eastAsia="Times New Roman" w:hAnsi="Times New Roman" w:cs="Times New Roman"/>
          <w:color w:val="000000"/>
          <w:sz w:val="24"/>
          <w:szCs w:val="24"/>
          <w:shd w:val="clear" w:color="auto" w:fill="FCFCFC"/>
        </w:rPr>
        <w:t> (</w:t>
      </w:r>
      <w:proofErr w:type="spellStart"/>
      <w:r>
        <w:rPr>
          <w:rFonts w:ascii="Times New Roman" w:eastAsia="Times New Roman" w:hAnsi="Times New Roman" w:cs="Times New Roman"/>
          <w:color w:val="000000"/>
          <w:sz w:val="24"/>
          <w:szCs w:val="24"/>
          <w:shd w:val="clear" w:color="auto" w:fill="FCFCFC"/>
        </w:rPr>
        <w:t>phoma</w:t>
      </w:r>
      <w:proofErr w:type="spellEnd"/>
      <w:r>
        <w:rPr>
          <w:rFonts w:ascii="Times New Roman" w:eastAsia="Times New Roman" w:hAnsi="Times New Roman" w:cs="Times New Roman"/>
          <w:color w:val="000000"/>
          <w:sz w:val="24"/>
          <w:szCs w:val="24"/>
          <w:shd w:val="clear" w:color="auto" w:fill="FCFCFC"/>
        </w:rPr>
        <w:t xml:space="preserve"> stem canker of oilseed rape). </w:t>
      </w:r>
      <w:r>
        <w:rPr>
          <w:rFonts w:ascii="Times New Roman" w:eastAsia="Times New Roman" w:hAnsi="Times New Roman" w:cs="Times New Roman"/>
          <w:i/>
          <w:color w:val="000000"/>
          <w:sz w:val="24"/>
          <w:szCs w:val="24"/>
        </w:rPr>
        <w:t>European Journal of Plant Pathology</w:t>
      </w:r>
      <w:r>
        <w:rPr>
          <w:rFonts w:ascii="Times New Roman" w:eastAsia="Times New Roman" w:hAnsi="Times New Roman" w:cs="Times New Roman"/>
          <w:i/>
          <w:color w:val="000000"/>
          <w:sz w:val="24"/>
          <w:szCs w:val="24"/>
          <w:shd w:val="clear" w:color="auto" w:fill="FCFCFC"/>
        </w:rPr>
        <w:t xml:space="preserve"> </w:t>
      </w:r>
      <w:r>
        <w:rPr>
          <w:rFonts w:ascii="Times New Roman" w:eastAsia="Times New Roman" w:hAnsi="Times New Roman" w:cs="Times New Roman"/>
          <w:b/>
          <w:color w:val="000000"/>
          <w:sz w:val="24"/>
          <w:szCs w:val="24"/>
          <w:shd w:val="clear" w:color="auto" w:fill="FCFCFC"/>
        </w:rPr>
        <w:t>126</w:t>
      </w:r>
      <w:r>
        <w:rPr>
          <w:rFonts w:ascii="Times New Roman" w:eastAsia="Times New Roman" w:hAnsi="Times New Roman" w:cs="Times New Roman"/>
          <w:color w:val="000000"/>
          <w:sz w:val="24"/>
          <w:szCs w:val="24"/>
          <w:shd w:val="clear" w:color="auto" w:fill="FCFCFC"/>
        </w:rPr>
        <w:t>:</w:t>
      </w:r>
      <w:r>
        <w:rPr>
          <w:rFonts w:ascii="Times New Roman" w:eastAsia="Times New Roman" w:hAnsi="Times New Roman" w:cs="Times New Roman"/>
          <w:b/>
          <w:color w:val="000000"/>
          <w:sz w:val="24"/>
          <w:szCs w:val="24"/>
          <w:shd w:val="clear" w:color="auto" w:fill="FCFCFC"/>
        </w:rPr>
        <w:t> </w:t>
      </w:r>
      <w:r>
        <w:rPr>
          <w:rFonts w:ascii="Times New Roman" w:eastAsia="Times New Roman" w:hAnsi="Times New Roman" w:cs="Times New Roman"/>
          <w:color w:val="000000"/>
          <w:sz w:val="24"/>
          <w:szCs w:val="24"/>
          <w:shd w:val="clear" w:color="auto" w:fill="FCFCFC"/>
        </w:rPr>
        <w:t>279.</w:t>
      </w:r>
    </w:p>
    <w:p w14:paraId="5FFA5DBD"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Inoue Y, Vy TT, Yoshida K, Asano H, Mitsuoka C, </w:t>
      </w:r>
      <w:proofErr w:type="spellStart"/>
      <w:r>
        <w:rPr>
          <w:rFonts w:ascii="Times New Roman" w:eastAsia="Times New Roman" w:hAnsi="Times New Roman" w:cs="Times New Roman"/>
          <w:b/>
          <w:color w:val="222222"/>
          <w:sz w:val="24"/>
          <w:szCs w:val="24"/>
          <w:highlight w:val="white"/>
        </w:rPr>
        <w:t>Asuke</w:t>
      </w:r>
      <w:proofErr w:type="spellEnd"/>
      <w:r>
        <w:rPr>
          <w:rFonts w:ascii="Times New Roman" w:eastAsia="Times New Roman" w:hAnsi="Times New Roman" w:cs="Times New Roman"/>
          <w:b/>
          <w:color w:val="222222"/>
          <w:sz w:val="24"/>
          <w:szCs w:val="24"/>
          <w:highlight w:val="white"/>
        </w:rPr>
        <w:t xml:space="preserve"> S, Anh VL, </w:t>
      </w:r>
      <w:proofErr w:type="spellStart"/>
      <w:r>
        <w:rPr>
          <w:rFonts w:ascii="Times New Roman" w:eastAsia="Times New Roman" w:hAnsi="Times New Roman" w:cs="Times New Roman"/>
          <w:b/>
          <w:color w:val="222222"/>
          <w:sz w:val="24"/>
          <w:szCs w:val="24"/>
          <w:highlight w:val="white"/>
        </w:rPr>
        <w:t>Cumagun</w:t>
      </w:r>
      <w:proofErr w:type="spellEnd"/>
      <w:r>
        <w:rPr>
          <w:rFonts w:ascii="Times New Roman" w:eastAsia="Times New Roman" w:hAnsi="Times New Roman" w:cs="Times New Roman"/>
          <w:b/>
          <w:color w:val="222222"/>
          <w:sz w:val="24"/>
          <w:szCs w:val="24"/>
          <w:highlight w:val="white"/>
        </w:rPr>
        <w:t xml:space="preserve"> CJ, Chuma I, Terauchi R, Kato K.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highlight w:val="white"/>
        </w:rPr>
        <w:t>Evolution of the wheat blast fungus through functional losses in a host specificity determinant. </w:t>
      </w:r>
      <w:r>
        <w:rPr>
          <w:rFonts w:ascii="Times New Roman" w:eastAsia="Times New Roman" w:hAnsi="Times New Roman" w:cs="Times New Roman"/>
          <w:i/>
          <w:color w:val="000000"/>
          <w:sz w:val="24"/>
          <w:szCs w:val="24"/>
          <w:highlight w:val="white"/>
        </w:rPr>
        <w:t>Science</w:t>
      </w:r>
      <w:r>
        <w:rPr>
          <w:rFonts w:ascii="Times New Roman" w:eastAsia="Times New Roman" w:hAnsi="Times New Roman" w:cs="Times New Roman"/>
          <w:color w:val="000000"/>
          <w:sz w:val="24"/>
          <w:szCs w:val="24"/>
          <w:highlight w:val="white"/>
        </w:rPr>
        <w:t xml:space="preserve"> </w:t>
      </w:r>
      <w:r>
        <w:rPr>
          <w:rFonts w:ascii="Times New Roman" w:eastAsia="Times New Roman" w:hAnsi="Times New Roman" w:cs="Times New Roman"/>
          <w:b/>
          <w:color w:val="000000"/>
          <w:sz w:val="24"/>
          <w:szCs w:val="24"/>
          <w:highlight w:val="white"/>
        </w:rPr>
        <w:t>357</w:t>
      </w:r>
      <w:r>
        <w:rPr>
          <w:rFonts w:ascii="Times New Roman" w:eastAsia="Times New Roman" w:hAnsi="Times New Roman" w:cs="Times New Roman"/>
          <w:color w:val="000000"/>
          <w:sz w:val="24"/>
          <w:szCs w:val="24"/>
          <w:highlight w:val="white"/>
        </w:rPr>
        <w:t xml:space="preserve">: 80-83. </w:t>
      </w:r>
    </w:p>
    <w:p w14:paraId="5FFA5DBE"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Jia Y, Jia MH, Wang X, Liu G. 2012. </w:t>
      </w:r>
      <w:r>
        <w:rPr>
          <w:rFonts w:ascii="Times New Roman" w:eastAsia="Times New Roman" w:hAnsi="Times New Roman" w:cs="Times New Roman"/>
          <w:color w:val="000000"/>
          <w:sz w:val="24"/>
          <w:szCs w:val="24"/>
        </w:rPr>
        <w:t xml:space="preserve">Indica and japonica crosses resulting in linkage block and recombination suppression on rice chromosome 12. </w:t>
      </w:r>
      <w:proofErr w:type="spellStart"/>
      <w:r>
        <w:rPr>
          <w:rFonts w:ascii="Times New Roman" w:eastAsia="Times New Roman" w:hAnsi="Times New Roman" w:cs="Times New Roman"/>
          <w:i/>
          <w:color w:val="000000"/>
          <w:sz w:val="24"/>
          <w:szCs w:val="24"/>
        </w:rPr>
        <w:t>PLoS</w:t>
      </w:r>
      <w:proofErr w:type="spellEnd"/>
      <w:r>
        <w:rPr>
          <w:rFonts w:ascii="Times New Roman" w:eastAsia="Times New Roman" w:hAnsi="Times New Roman" w:cs="Times New Roman"/>
          <w:i/>
          <w:color w:val="000000"/>
          <w:sz w:val="24"/>
          <w:szCs w:val="24"/>
        </w:rPr>
        <w:t xml:space="preserve"> One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7</w:t>
      </w:r>
      <w:r>
        <w:rPr>
          <w:rFonts w:ascii="Times New Roman" w:eastAsia="Times New Roman" w:hAnsi="Times New Roman" w:cs="Times New Roman"/>
          <w:color w:val="000000"/>
          <w:sz w:val="24"/>
          <w:szCs w:val="24"/>
        </w:rPr>
        <w:t>: e43066.</w:t>
      </w:r>
    </w:p>
    <w:p w14:paraId="5FFA5DBF"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Jia Y, McAdams SA, Bryan GT, Hershey HP, Valent B.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Direct interaction of resistance gene and avirulence gene products confers rice blast resistance. </w:t>
      </w:r>
      <w:r>
        <w:rPr>
          <w:rFonts w:ascii="Times New Roman" w:eastAsia="Times New Roman" w:hAnsi="Times New Roman" w:cs="Times New Roman"/>
          <w:i/>
          <w:color w:val="000000"/>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 xml:space="preserve">EMBO Journal </w:t>
      </w:r>
      <w:r>
        <w:rPr>
          <w:rFonts w:ascii="Times New Roman" w:eastAsia="Times New Roman" w:hAnsi="Times New Roman" w:cs="Times New Roman"/>
          <w:b/>
          <w:color w:val="000000"/>
          <w:sz w:val="24"/>
          <w:szCs w:val="24"/>
        </w:rPr>
        <w:t>19</w:t>
      </w:r>
      <w:r>
        <w:rPr>
          <w:rFonts w:ascii="Times New Roman" w:eastAsia="Times New Roman" w:hAnsi="Times New Roman" w:cs="Times New Roman"/>
          <w:color w:val="000000"/>
          <w:sz w:val="24"/>
          <w:szCs w:val="24"/>
        </w:rPr>
        <w:t xml:space="preserve">: 4004-4014. </w:t>
      </w:r>
    </w:p>
    <w:p w14:paraId="5FFA5DC0"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000000"/>
          <w:sz w:val="24"/>
          <w:szCs w:val="24"/>
          <w:highlight w:val="white"/>
        </w:rPr>
        <w:t>Jia Y, Wamishe YA, and Zhou B.</w:t>
      </w:r>
      <w:r>
        <w:rPr>
          <w:rFonts w:ascii="Times New Roman" w:eastAsia="Times New Roman" w:hAnsi="Times New Roman" w:cs="Times New Roman"/>
          <w:color w:val="000000"/>
          <w:sz w:val="24"/>
          <w:szCs w:val="24"/>
          <w:highlight w:val="white"/>
        </w:rPr>
        <w:t xml:space="preserve"> 2014. An expedited method for isolation of DNA for PCR from Magnaporthe oryzae stored on filter paper. Crop J. 2: 267–271. </w:t>
      </w:r>
    </w:p>
    <w:p w14:paraId="5FFA5DC1" w14:textId="77777777" w:rsidR="00802F92" w:rsidRDefault="00A063F7">
      <w:pPr>
        <w:pStyle w:val="BodyText"/>
        <w:spacing w:line="360" w:lineRule="auto"/>
        <w:ind w:left="89"/>
        <w:jc w:val="both"/>
      </w:pPr>
      <w:proofErr w:type="spellStart"/>
      <w:r>
        <w:rPr>
          <w:rStyle w:val="StrongEmphasis"/>
          <w:rFonts w:ascii="Times New Roman" w:eastAsia="Times New Roman" w:hAnsi="Times New Roman" w:cs="Times New Roman"/>
          <w:color w:val="000000"/>
          <w:sz w:val="24"/>
          <w:szCs w:val="24"/>
          <w:highlight w:val="white"/>
        </w:rPr>
        <w:lastRenderedPageBreak/>
        <w:t>Jombart</w:t>
      </w:r>
      <w:proofErr w:type="spellEnd"/>
      <w:r>
        <w:rPr>
          <w:rStyle w:val="StrongEmphasis"/>
          <w:rFonts w:ascii="Times New Roman" w:eastAsia="Times New Roman" w:hAnsi="Times New Roman" w:cs="Times New Roman"/>
          <w:color w:val="000000"/>
          <w:sz w:val="24"/>
          <w:szCs w:val="24"/>
          <w:highlight w:val="white"/>
        </w:rPr>
        <w:t xml:space="preserve"> T. 2008</w:t>
      </w:r>
      <w:r>
        <w:rPr>
          <w:rFonts w:ascii="Times New Roman" w:eastAsia="Times New Roman" w:hAnsi="Times New Roman" w:cs="Times New Roman"/>
          <w:color w:val="000000"/>
          <w:sz w:val="24"/>
          <w:szCs w:val="24"/>
          <w:highlight w:val="white"/>
        </w:rPr>
        <w:t xml:space="preserve">. </w:t>
      </w:r>
      <w:proofErr w:type="spellStart"/>
      <w:r>
        <w:rPr>
          <w:rFonts w:ascii="Times New Roman" w:eastAsia="Times New Roman" w:hAnsi="Times New Roman" w:cs="Times New Roman"/>
          <w:color w:val="000000"/>
          <w:sz w:val="24"/>
          <w:szCs w:val="24"/>
          <w:highlight w:val="white"/>
        </w:rPr>
        <w:t>adegenet</w:t>
      </w:r>
      <w:proofErr w:type="spellEnd"/>
      <w:r>
        <w:rPr>
          <w:rFonts w:ascii="Times New Roman" w:eastAsia="Times New Roman" w:hAnsi="Times New Roman" w:cs="Times New Roman"/>
          <w:color w:val="000000"/>
          <w:sz w:val="24"/>
          <w:szCs w:val="24"/>
          <w:highlight w:val="white"/>
        </w:rPr>
        <w:t xml:space="preserve">: a R package for the multivariate analysis of genetic markers. </w:t>
      </w:r>
      <w:r>
        <w:rPr>
          <w:rStyle w:val="Emphasis"/>
          <w:rFonts w:ascii="Times New Roman" w:eastAsia="Times New Roman" w:hAnsi="Times New Roman" w:cs="Times New Roman"/>
          <w:color w:val="000000"/>
          <w:sz w:val="24"/>
          <w:szCs w:val="24"/>
          <w:highlight w:val="white"/>
        </w:rPr>
        <w:t>Bioinformatics</w:t>
      </w:r>
      <w:r>
        <w:rPr>
          <w:rFonts w:ascii="Times New Roman" w:eastAsia="Times New Roman" w:hAnsi="Times New Roman" w:cs="Times New Roman"/>
          <w:color w:val="000000"/>
          <w:sz w:val="24"/>
          <w:szCs w:val="24"/>
          <w:highlight w:val="white"/>
        </w:rPr>
        <w:t xml:space="preserve">, </w:t>
      </w:r>
      <w:r>
        <w:rPr>
          <w:rStyle w:val="Emphasis"/>
          <w:rFonts w:ascii="Times New Roman" w:eastAsia="Times New Roman" w:hAnsi="Times New Roman" w:cs="Times New Roman"/>
          <w:color w:val="000000"/>
          <w:sz w:val="24"/>
          <w:szCs w:val="24"/>
          <w:highlight w:val="white"/>
        </w:rPr>
        <w:t>24</w:t>
      </w:r>
      <w:r>
        <w:rPr>
          <w:rFonts w:ascii="Times New Roman" w:eastAsia="Times New Roman" w:hAnsi="Times New Roman" w:cs="Times New Roman"/>
          <w:color w:val="000000"/>
          <w:sz w:val="24"/>
          <w:szCs w:val="24"/>
          <w:highlight w:val="white"/>
        </w:rPr>
        <w:t xml:space="preserve">, 1403–1405. </w:t>
      </w:r>
      <w:hyperlink r:id="rId15" w:tgtFrame="_blank">
        <w:r>
          <w:rPr>
            <w:rStyle w:val="Hyperlink"/>
            <w:rFonts w:ascii="Times New Roman" w:eastAsia="Times New Roman" w:hAnsi="Times New Roman" w:cs="Times New Roman"/>
            <w:color w:val="000000"/>
            <w:sz w:val="24"/>
            <w:szCs w:val="24"/>
            <w:highlight w:val="white"/>
          </w:rPr>
          <w:t>https://doi.org/10.1093/bioinformatics/btn129</w:t>
        </w:r>
      </w:hyperlink>
    </w:p>
    <w:p w14:paraId="5FFA5DC2" w14:textId="77777777" w:rsidR="00802F92" w:rsidRDefault="00A063F7">
      <w:pPr>
        <w:pStyle w:val="BodyText"/>
        <w:ind w:left="89"/>
      </w:pPr>
      <w:proofErr w:type="spellStart"/>
      <w:r>
        <w:rPr>
          <w:rStyle w:val="StrongEmphasis"/>
          <w:rFonts w:ascii="Times New Roman" w:hAnsi="Times New Roman"/>
          <w:sz w:val="24"/>
          <w:szCs w:val="24"/>
        </w:rPr>
        <w:t>Jombart</w:t>
      </w:r>
      <w:proofErr w:type="spellEnd"/>
      <w:r>
        <w:rPr>
          <w:rStyle w:val="StrongEmphasis"/>
          <w:rFonts w:ascii="Times New Roman" w:hAnsi="Times New Roman"/>
          <w:sz w:val="24"/>
          <w:szCs w:val="24"/>
        </w:rPr>
        <w:t xml:space="preserve"> T, Ahmed I. 2011</w:t>
      </w:r>
      <w:r>
        <w:rPr>
          <w:rFonts w:ascii="Times New Roman" w:hAnsi="Times New Roman"/>
          <w:sz w:val="24"/>
          <w:szCs w:val="24"/>
        </w:rPr>
        <w:t xml:space="preserve">. </w:t>
      </w:r>
      <w:proofErr w:type="spellStart"/>
      <w:r>
        <w:rPr>
          <w:rFonts w:ascii="Times New Roman" w:hAnsi="Times New Roman"/>
          <w:sz w:val="24"/>
          <w:szCs w:val="24"/>
        </w:rPr>
        <w:t>adegenet</w:t>
      </w:r>
      <w:proofErr w:type="spellEnd"/>
      <w:r>
        <w:rPr>
          <w:rFonts w:ascii="Times New Roman" w:hAnsi="Times New Roman"/>
          <w:sz w:val="24"/>
          <w:szCs w:val="24"/>
        </w:rPr>
        <w:t xml:space="preserve"> 1.3-1: new tools for the analysis of genome-wide SNP data. </w:t>
      </w:r>
      <w:r>
        <w:rPr>
          <w:rStyle w:val="Emphasis"/>
          <w:rFonts w:ascii="Times New Roman" w:hAnsi="Times New Roman"/>
          <w:sz w:val="24"/>
          <w:szCs w:val="24"/>
        </w:rPr>
        <w:t>Bioinformatics</w:t>
      </w:r>
      <w:r>
        <w:rPr>
          <w:rFonts w:ascii="Times New Roman" w:hAnsi="Times New Roman"/>
          <w:sz w:val="24"/>
          <w:szCs w:val="24"/>
        </w:rPr>
        <w:t xml:space="preserve">. </w:t>
      </w:r>
      <w:r>
        <w:rPr>
          <w:rStyle w:val="Hyperlink"/>
          <w:rFonts w:ascii="Times New Roman" w:hAnsi="Times New Roman"/>
          <w:sz w:val="24"/>
          <w:szCs w:val="24"/>
        </w:rPr>
        <w:t>https://doi.org/10.1093/bioinformatics/btr521</w:t>
      </w:r>
    </w:p>
    <w:p w14:paraId="5FFA5DC3" w14:textId="77777777" w:rsidR="00802F92" w:rsidRDefault="00A063F7">
      <w:pPr>
        <w:pStyle w:val="BodyText"/>
        <w:ind w:left="89"/>
        <w:rPr>
          <w:rFonts w:ascii="Times New Roman" w:hAnsi="Times New Roman"/>
          <w:sz w:val="24"/>
          <w:szCs w:val="24"/>
        </w:rPr>
      </w:pPr>
      <w:r>
        <w:rPr>
          <w:rStyle w:val="StrongEmphasis"/>
          <w:rFonts w:ascii="Times New Roman" w:hAnsi="Times New Roman"/>
          <w:sz w:val="24"/>
          <w:szCs w:val="24"/>
        </w:rPr>
        <w:t>Kamvar ZN, Larsen MM, Kanaskie AM, Hansen EM, Grünwald NJ. 2015</w:t>
      </w:r>
      <w:r>
        <w:rPr>
          <w:rFonts w:ascii="Times New Roman" w:hAnsi="Times New Roman"/>
          <w:sz w:val="24"/>
          <w:szCs w:val="24"/>
        </w:rPr>
        <w:t xml:space="preserve">. Spatial and Temporal Analysis of Populations of the Sudden Oak Death Pathogen in Oregon Forests. </w:t>
      </w:r>
      <w:r>
        <w:rPr>
          <w:rStyle w:val="Emphasis"/>
          <w:rFonts w:ascii="Times New Roman" w:hAnsi="Times New Roman"/>
          <w:sz w:val="24"/>
          <w:szCs w:val="24"/>
        </w:rPr>
        <w:t>Phytopathology</w:t>
      </w:r>
      <w:r>
        <w:rPr>
          <w:rFonts w:ascii="Times New Roman" w:hAnsi="Times New Roman"/>
          <w:sz w:val="24"/>
          <w:szCs w:val="24"/>
        </w:rPr>
        <w:t xml:space="preserve">, </w:t>
      </w:r>
      <w:r>
        <w:rPr>
          <w:rStyle w:val="Emphasis"/>
          <w:rFonts w:ascii="Times New Roman" w:hAnsi="Times New Roman"/>
          <w:sz w:val="24"/>
          <w:szCs w:val="24"/>
        </w:rPr>
        <w:t>105</w:t>
      </w:r>
      <w:r>
        <w:rPr>
          <w:rFonts w:ascii="Times New Roman" w:hAnsi="Times New Roman"/>
          <w:sz w:val="24"/>
          <w:szCs w:val="24"/>
        </w:rPr>
        <w:t xml:space="preserve">(7), 982–989. </w:t>
      </w:r>
      <w:hyperlink r:id="rId16" w:tgtFrame="_blank">
        <w:r>
          <w:rPr>
            <w:rStyle w:val="Hyperlink"/>
            <w:rFonts w:ascii="Times New Roman" w:hAnsi="Times New Roman"/>
            <w:sz w:val="24"/>
            <w:szCs w:val="24"/>
          </w:rPr>
          <w:t>https://doi.org/10.1094/PHYTO-12-14-0350-FI</w:t>
        </w:r>
      </w:hyperlink>
    </w:p>
    <w:p w14:paraId="5FFA5DC4"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Kang S, Sweigard JA, Valent B. 1995.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The PWL host specificity gene family in the blast fungus </w:t>
      </w:r>
      <w:r>
        <w:rPr>
          <w:rFonts w:ascii="Times New Roman" w:eastAsia="Times New Roman" w:hAnsi="Times New Roman" w:cs="Times New Roman"/>
          <w:i/>
          <w:sz w:val="24"/>
          <w:szCs w:val="24"/>
        </w:rPr>
        <w:t>Magnaporthe grisea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w:t>
      </w:r>
      <w:r>
        <w:rPr>
          <w:rFonts w:ascii="Times New Roman" w:eastAsia="Times New Roman" w:hAnsi="Times New Roman" w:cs="Times New Roman"/>
          <w:sz w:val="24"/>
          <w:szCs w:val="24"/>
        </w:rPr>
        <w:t xml:space="preserve">: 939-948. </w:t>
      </w:r>
    </w:p>
    <w:p w14:paraId="5FFA5DC5"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Kanzaki H, Yoshida K, </w:t>
      </w:r>
      <w:proofErr w:type="spellStart"/>
      <w:r>
        <w:rPr>
          <w:rFonts w:ascii="Times New Roman" w:eastAsia="Times New Roman" w:hAnsi="Times New Roman" w:cs="Times New Roman"/>
          <w:b/>
          <w:color w:val="222222"/>
          <w:sz w:val="24"/>
          <w:szCs w:val="24"/>
          <w:highlight w:val="white"/>
        </w:rPr>
        <w:t>Saitoh</w:t>
      </w:r>
      <w:proofErr w:type="spellEnd"/>
      <w:r>
        <w:rPr>
          <w:rFonts w:ascii="Times New Roman" w:eastAsia="Times New Roman" w:hAnsi="Times New Roman" w:cs="Times New Roman"/>
          <w:b/>
          <w:color w:val="222222"/>
          <w:sz w:val="24"/>
          <w:szCs w:val="24"/>
          <w:highlight w:val="white"/>
        </w:rPr>
        <w:t xml:space="preserve"> H, Fujisaki K, </w:t>
      </w:r>
      <w:proofErr w:type="spellStart"/>
      <w:r>
        <w:rPr>
          <w:rFonts w:ascii="Times New Roman" w:eastAsia="Times New Roman" w:hAnsi="Times New Roman" w:cs="Times New Roman"/>
          <w:b/>
          <w:color w:val="222222"/>
          <w:sz w:val="24"/>
          <w:szCs w:val="24"/>
          <w:highlight w:val="white"/>
        </w:rPr>
        <w:t>Hirabuchi</w:t>
      </w:r>
      <w:proofErr w:type="spellEnd"/>
      <w:r>
        <w:rPr>
          <w:rFonts w:ascii="Times New Roman" w:eastAsia="Times New Roman" w:hAnsi="Times New Roman" w:cs="Times New Roman"/>
          <w:b/>
          <w:color w:val="222222"/>
          <w:sz w:val="24"/>
          <w:szCs w:val="24"/>
          <w:highlight w:val="white"/>
        </w:rPr>
        <w:t xml:space="preserve"> A, </w:t>
      </w:r>
      <w:proofErr w:type="spellStart"/>
      <w:r>
        <w:rPr>
          <w:rFonts w:ascii="Times New Roman" w:eastAsia="Times New Roman" w:hAnsi="Times New Roman" w:cs="Times New Roman"/>
          <w:b/>
          <w:color w:val="222222"/>
          <w:sz w:val="24"/>
          <w:szCs w:val="24"/>
          <w:highlight w:val="white"/>
        </w:rPr>
        <w:t>Alaux</w:t>
      </w:r>
      <w:proofErr w:type="spellEnd"/>
      <w:r>
        <w:rPr>
          <w:rFonts w:ascii="Times New Roman" w:eastAsia="Times New Roman" w:hAnsi="Times New Roman" w:cs="Times New Roman"/>
          <w:b/>
          <w:color w:val="222222"/>
          <w:sz w:val="24"/>
          <w:szCs w:val="24"/>
          <w:highlight w:val="white"/>
        </w:rPr>
        <w:t xml:space="preserve"> L., Fournier E. Tharreau, D, Terauchi R. 2012.</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Arms race co‐evolution of </w:t>
      </w:r>
      <w:r>
        <w:rPr>
          <w:rFonts w:ascii="Times New Roman" w:eastAsia="Times New Roman" w:hAnsi="Times New Roman" w:cs="Times New Roman"/>
          <w:i/>
          <w:color w:val="000000"/>
          <w:sz w:val="24"/>
          <w:szCs w:val="24"/>
        </w:rPr>
        <w:t>Magnaporthe oryzae AVR‐Pik</w:t>
      </w:r>
      <w:r>
        <w:rPr>
          <w:rFonts w:ascii="Times New Roman" w:eastAsia="Times New Roman" w:hAnsi="Times New Roman" w:cs="Times New Roman"/>
          <w:color w:val="000000"/>
          <w:sz w:val="24"/>
          <w:szCs w:val="24"/>
        </w:rPr>
        <w:t xml:space="preserve"> and rice </w:t>
      </w:r>
      <w:r>
        <w:rPr>
          <w:rFonts w:ascii="Times New Roman" w:eastAsia="Times New Roman" w:hAnsi="Times New Roman" w:cs="Times New Roman"/>
          <w:i/>
          <w:color w:val="000000"/>
          <w:sz w:val="24"/>
          <w:szCs w:val="24"/>
        </w:rPr>
        <w:t>Pik</w:t>
      </w:r>
      <w:r>
        <w:rPr>
          <w:rFonts w:ascii="Times New Roman" w:eastAsia="Times New Roman" w:hAnsi="Times New Roman" w:cs="Times New Roman"/>
          <w:color w:val="000000"/>
          <w:sz w:val="24"/>
          <w:szCs w:val="24"/>
        </w:rPr>
        <w:t xml:space="preserve"> genes driven by their physical interactions.</w:t>
      </w:r>
      <w:r>
        <w:rPr>
          <w:rFonts w:ascii="Times New Roman" w:eastAsia="Times New Roman" w:hAnsi="Times New Roman" w:cs="Times New Roman"/>
          <w:i/>
          <w:color w:val="000000"/>
          <w:sz w:val="24"/>
          <w:szCs w:val="24"/>
        </w:rPr>
        <w:t xml:space="preserve"> </w:t>
      </w:r>
      <w:proofErr w:type="gramStart"/>
      <w:r>
        <w:rPr>
          <w:rFonts w:ascii="Times New Roman" w:eastAsia="Times New Roman" w:hAnsi="Times New Roman" w:cs="Times New Roman"/>
          <w:i/>
          <w:color w:val="000000"/>
          <w:sz w:val="24"/>
          <w:szCs w:val="24"/>
        </w:rPr>
        <w:t>The</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color w:val="000000"/>
          <w:sz w:val="24"/>
          <w:szCs w:val="24"/>
        </w:rPr>
        <w:t>Plant</w:t>
      </w:r>
      <w:proofErr w:type="gramEnd"/>
      <w:r>
        <w:rPr>
          <w:rFonts w:ascii="Times New Roman" w:eastAsia="Times New Roman" w:hAnsi="Times New Roman" w:cs="Times New Roman"/>
          <w:i/>
          <w:color w:val="000000"/>
          <w:sz w:val="24"/>
          <w:szCs w:val="24"/>
        </w:rPr>
        <w:t xml:space="preserve"> Journal</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72</w:t>
      </w:r>
      <w:r>
        <w:rPr>
          <w:rFonts w:ascii="Times New Roman" w:eastAsia="Times New Roman" w:hAnsi="Times New Roman" w:cs="Times New Roman"/>
          <w:color w:val="000000"/>
          <w:sz w:val="24"/>
          <w:szCs w:val="24"/>
        </w:rPr>
        <w:t xml:space="preserve">: 894-907. </w:t>
      </w:r>
    </w:p>
    <w:p w14:paraId="5FFA5DC6"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Khang CH, Park SY, Lee YH, Valent B, Kang S. 2008.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rPr>
        <w:t xml:space="preserve">Genome organization and evolution of the </w:t>
      </w:r>
      <w:r>
        <w:rPr>
          <w:rFonts w:ascii="Times New Roman" w:eastAsia="Times New Roman" w:hAnsi="Times New Roman" w:cs="Times New Roman"/>
          <w:i/>
          <w:color w:val="000000"/>
          <w:sz w:val="24"/>
          <w:szCs w:val="24"/>
        </w:rPr>
        <w:t>AVR-Pita</w:t>
      </w:r>
      <w:r>
        <w:rPr>
          <w:rFonts w:ascii="Times New Roman" w:eastAsia="Times New Roman" w:hAnsi="Times New Roman" w:cs="Times New Roman"/>
          <w:color w:val="000000"/>
          <w:sz w:val="24"/>
          <w:szCs w:val="24"/>
        </w:rPr>
        <w:t xml:space="preserve"> avirulence gene family in the </w:t>
      </w:r>
      <w:r>
        <w:rPr>
          <w:rFonts w:ascii="Times New Roman" w:eastAsia="Times New Roman" w:hAnsi="Times New Roman" w:cs="Times New Roman"/>
          <w:i/>
          <w:color w:val="000000"/>
          <w:sz w:val="24"/>
          <w:szCs w:val="24"/>
        </w:rPr>
        <w:t>Magnaporthe grisea</w:t>
      </w:r>
      <w:r>
        <w:rPr>
          <w:rFonts w:ascii="Times New Roman" w:eastAsia="Times New Roman" w:hAnsi="Times New Roman" w:cs="Times New Roman"/>
          <w:color w:val="000000"/>
          <w:sz w:val="24"/>
          <w:szCs w:val="24"/>
        </w:rPr>
        <w:t xml:space="preserve"> species complex. </w:t>
      </w:r>
      <w:r>
        <w:rPr>
          <w:rFonts w:ascii="Times New Roman" w:eastAsia="Times New Roman" w:hAnsi="Times New Roman" w:cs="Times New Roman"/>
          <w:i/>
          <w:color w:val="000000"/>
          <w:sz w:val="24"/>
          <w:szCs w:val="24"/>
        </w:rPr>
        <w:t>Molecular Plant-Microbe Interactions</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21</w:t>
      </w:r>
      <w:r>
        <w:rPr>
          <w:rFonts w:ascii="Times New Roman" w:eastAsia="Times New Roman" w:hAnsi="Times New Roman" w:cs="Times New Roman"/>
          <w:color w:val="000000"/>
          <w:sz w:val="24"/>
          <w:szCs w:val="24"/>
        </w:rPr>
        <w:t xml:space="preserve">: 658-670. </w:t>
      </w:r>
    </w:p>
    <w:p w14:paraId="5FFA5DC7" w14:textId="77777777" w:rsidR="00802F92" w:rsidRDefault="00A063F7">
      <w:pPr>
        <w:spacing w:line="360" w:lineRule="auto"/>
        <w:ind w:left="90"/>
        <w:jc w:val="both"/>
        <w:rPr>
          <w:rFonts w:ascii="Times New Roman" w:hAnsi="Times New Roman"/>
        </w:rPr>
      </w:pPr>
      <w:proofErr w:type="spellStart"/>
      <w:r>
        <w:rPr>
          <w:rStyle w:val="StrongEmphasis"/>
          <w:rFonts w:ascii="Times New Roman" w:eastAsia="Times New Roman" w:hAnsi="Times New Roman" w:cs="Times New Roman"/>
          <w:color w:val="000000"/>
          <w:sz w:val="24"/>
          <w:szCs w:val="24"/>
        </w:rPr>
        <w:t>Korunes</w:t>
      </w:r>
      <w:proofErr w:type="spellEnd"/>
      <w:r>
        <w:rPr>
          <w:rStyle w:val="StrongEmphasis"/>
          <w:rFonts w:ascii="Times New Roman" w:eastAsia="Times New Roman" w:hAnsi="Times New Roman" w:cs="Times New Roman"/>
          <w:color w:val="000000"/>
          <w:sz w:val="24"/>
          <w:szCs w:val="24"/>
        </w:rPr>
        <w:t xml:space="preserve"> KL, </w:t>
      </w:r>
      <w:proofErr w:type="spellStart"/>
      <w:r>
        <w:rPr>
          <w:rStyle w:val="StrongEmphasis"/>
          <w:rFonts w:ascii="Times New Roman" w:eastAsia="Times New Roman" w:hAnsi="Times New Roman" w:cs="Times New Roman"/>
          <w:color w:val="000000"/>
          <w:sz w:val="24"/>
          <w:szCs w:val="24"/>
        </w:rPr>
        <w:t>Samuk</w:t>
      </w:r>
      <w:proofErr w:type="spellEnd"/>
      <w:r>
        <w:rPr>
          <w:rStyle w:val="StrongEmphasis"/>
          <w:rFonts w:ascii="Times New Roman" w:eastAsia="Times New Roman" w:hAnsi="Times New Roman" w:cs="Times New Roman"/>
          <w:color w:val="000000"/>
          <w:sz w:val="24"/>
          <w:szCs w:val="24"/>
        </w:rPr>
        <w:t xml:space="preserve"> K. 2021</w:t>
      </w:r>
      <w:r>
        <w:rPr>
          <w:rFonts w:ascii="Times New Roman" w:eastAsia="Times New Roman" w:hAnsi="Times New Roman" w:cs="Times New Roman"/>
          <w:color w:val="000000"/>
          <w:sz w:val="24"/>
          <w:szCs w:val="24"/>
        </w:rPr>
        <w:t xml:space="preserve">. pixy: Unbiased estimation of nucleotide diversity and divergence in the presence of missing data. </w:t>
      </w:r>
      <w:r>
        <w:rPr>
          <w:rStyle w:val="Emphasis"/>
          <w:rFonts w:ascii="Times New Roman" w:eastAsia="Times New Roman" w:hAnsi="Times New Roman" w:cs="Times New Roman"/>
          <w:color w:val="000000"/>
          <w:sz w:val="24"/>
          <w:szCs w:val="24"/>
        </w:rPr>
        <w:t xml:space="preserve">Mol </w:t>
      </w:r>
      <w:proofErr w:type="spellStart"/>
      <w:r>
        <w:rPr>
          <w:rStyle w:val="Emphasis"/>
          <w:rFonts w:ascii="Times New Roman" w:eastAsia="Times New Roman" w:hAnsi="Times New Roman" w:cs="Times New Roman"/>
          <w:color w:val="000000"/>
          <w:sz w:val="24"/>
          <w:szCs w:val="24"/>
        </w:rPr>
        <w:t>Ecol</w:t>
      </w:r>
      <w:proofErr w:type="spellEnd"/>
      <w:r>
        <w:rPr>
          <w:rStyle w:val="Emphasis"/>
          <w:rFonts w:ascii="Times New Roman" w:eastAsia="Times New Roman" w:hAnsi="Times New Roman" w:cs="Times New Roman"/>
          <w:color w:val="000000"/>
          <w:sz w:val="24"/>
          <w:szCs w:val="24"/>
        </w:rPr>
        <w:t xml:space="preserve"> </w:t>
      </w:r>
      <w:proofErr w:type="spellStart"/>
      <w:r>
        <w:rPr>
          <w:rStyle w:val="Emphasis"/>
          <w:rFonts w:ascii="Times New Roman" w:eastAsia="Times New Roman" w:hAnsi="Times New Roman" w:cs="Times New Roman"/>
          <w:color w:val="000000"/>
          <w:sz w:val="24"/>
          <w:szCs w:val="24"/>
        </w:rPr>
        <w:t>Resour</w:t>
      </w:r>
      <w:proofErr w:type="spellEnd"/>
      <w:r>
        <w:rPr>
          <w:rFonts w:ascii="Times New Roman" w:eastAsia="Times New Roman" w:hAnsi="Times New Roman" w:cs="Times New Roman"/>
          <w:color w:val="000000"/>
          <w:sz w:val="24"/>
          <w:szCs w:val="24"/>
        </w:rPr>
        <w:t xml:space="preserve">, </w:t>
      </w:r>
      <w:r>
        <w:rPr>
          <w:rStyle w:val="Emphasis"/>
          <w:rFonts w:ascii="Times New Roman" w:eastAsia="Times New Roman" w:hAnsi="Times New Roman" w:cs="Times New Roman"/>
          <w:color w:val="000000"/>
          <w:sz w:val="24"/>
          <w:szCs w:val="24"/>
        </w:rPr>
        <w:t>21</w:t>
      </w:r>
      <w:r>
        <w:rPr>
          <w:rFonts w:ascii="Times New Roman" w:eastAsia="Times New Roman" w:hAnsi="Times New Roman" w:cs="Times New Roman"/>
          <w:color w:val="000000"/>
          <w:sz w:val="24"/>
          <w:szCs w:val="24"/>
        </w:rPr>
        <w:t xml:space="preserve">(4), 1359–1368. </w:t>
      </w:r>
      <w:r>
        <w:rPr>
          <w:rStyle w:val="Hyperlink"/>
          <w:rFonts w:ascii="Times New Roman" w:eastAsia="Times New Roman" w:hAnsi="Times New Roman" w:cs="Times New Roman"/>
          <w:color w:val="000000"/>
          <w:sz w:val="24"/>
          <w:szCs w:val="24"/>
        </w:rPr>
        <w:t>https://doi.org/10.1111/1755-0998.13326</w:t>
      </w:r>
    </w:p>
    <w:p w14:paraId="5FFA5DC8" w14:textId="77777777" w:rsidR="00802F92" w:rsidRDefault="00A063F7">
      <w:pPr>
        <w:spacing w:line="360" w:lineRule="auto"/>
        <w:ind w:left="90"/>
        <w:jc w:val="both"/>
        <w:rPr>
          <w:rFonts w:ascii="Times New Roman" w:hAnsi="Times New Roman"/>
        </w:rPr>
      </w:pPr>
      <w:r>
        <w:rPr>
          <w:rStyle w:val="StrongEmphasis"/>
          <w:rFonts w:ascii="Times New Roman" w:eastAsia="Times New Roman" w:hAnsi="Times New Roman" w:cs="Times New Roman"/>
          <w:color w:val="000000"/>
          <w:sz w:val="24"/>
          <w:szCs w:val="24"/>
        </w:rPr>
        <w:t xml:space="preserve">Larkin MA, </w:t>
      </w:r>
      <w:proofErr w:type="spellStart"/>
      <w:r>
        <w:rPr>
          <w:rStyle w:val="StrongEmphasis"/>
          <w:rFonts w:ascii="Times New Roman" w:eastAsia="Times New Roman" w:hAnsi="Times New Roman" w:cs="Times New Roman"/>
          <w:color w:val="000000"/>
          <w:sz w:val="24"/>
          <w:szCs w:val="24"/>
        </w:rPr>
        <w:t>Blackshields</w:t>
      </w:r>
      <w:proofErr w:type="spellEnd"/>
      <w:r>
        <w:rPr>
          <w:rStyle w:val="StrongEmphasis"/>
          <w:rFonts w:ascii="Times New Roman" w:eastAsia="Times New Roman" w:hAnsi="Times New Roman" w:cs="Times New Roman"/>
          <w:color w:val="000000"/>
          <w:sz w:val="24"/>
          <w:szCs w:val="24"/>
        </w:rPr>
        <w:t xml:space="preserve"> G, Brown NP, Chenna R, McGettigan PA, McWilliam H, Valentin F, Wallace IM, Wilm A, Lopez R, Thompson JD, Gibson TJ, Higgins DG. 2007</w:t>
      </w:r>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Clustal</w:t>
      </w:r>
      <w:proofErr w:type="spellEnd"/>
      <w:r>
        <w:rPr>
          <w:rFonts w:ascii="Times New Roman" w:eastAsia="Times New Roman" w:hAnsi="Times New Roman" w:cs="Times New Roman"/>
          <w:color w:val="000000"/>
          <w:sz w:val="24"/>
          <w:szCs w:val="24"/>
        </w:rPr>
        <w:t xml:space="preserve"> W and </w:t>
      </w:r>
      <w:proofErr w:type="spellStart"/>
      <w:r>
        <w:rPr>
          <w:rFonts w:ascii="Times New Roman" w:eastAsia="Times New Roman" w:hAnsi="Times New Roman" w:cs="Times New Roman"/>
          <w:color w:val="000000"/>
          <w:sz w:val="24"/>
          <w:szCs w:val="24"/>
        </w:rPr>
        <w:t>Clustal</w:t>
      </w:r>
      <w:proofErr w:type="spellEnd"/>
      <w:r>
        <w:rPr>
          <w:rFonts w:ascii="Times New Roman" w:eastAsia="Times New Roman" w:hAnsi="Times New Roman" w:cs="Times New Roman"/>
          <w:color w:val="000000"/>
          <w:sz w:val="24"/>
          <w:szCs w:val="24"/>
        </w:rPr>
        <w:t xml:space="preserve"> X version 2.0. </w:t>
      </w:r>
      <w:r>
        <w:rPr>
          <w:rStyle w:val="Emphasis"/>
          <w:rFonts w:ascii="Times New Roman" w:eastAsia="Times New Roman" w:hAnsi="Times New Roman" w:cs="Times New Roman"/>
          <w:color w:val="000000"/>
          <w:sz w:val="24"/>
          <w:szCs w:val="24"/>
        </w:rPr>
        <w:t>Bioinformatics</w:t>
      </w:r>
      <w:r>
        <w:rPr>
          <w:rFonts w:ascii="Times New Roman" w:eastAsia="Times New Roman" w:hAnsi="Times New Roman" w:cs="Times New Roman"/>
          <w:color w:val="000000"/>
          <w:sz w:val="24"/>
          <w:szCs w:val="24"/>
        </w:rPr>
        <w:t xml:space="preserve">, </w:t>
      </w:r>
      <w:r>
        <w:rPr>
          <w:rStyle w:val="Emphasis"/>
          <w:rFonts w:ascii="Times New Roman" w:eastAsia="Times New Roman" w:hAnsi="Times New Roman" w:cs="Times New Roman"/>
          <w:color w:val="000000"/>
          <w:sz w:val="24"/>
          <w:szCs w:val="24"/>
        </w:rPr>
        <w:t>23</w:t>
      </w:r>
      <w:r>
        <w:rPr>
          <w:rFonts w:ascii="Times New Roman" w:eastAsia="Times New Roman" w:hAnsi="Times New Roman" w:cs="Times New Roman"/>
          <w:color w:val="000000"/>
          <w:sz w:val="24"/>
          <w:szCs w:val="24"/>
        </w:rPr>
        <w:t xml:space="preserve">(21), 2947–2948. </w:t>
      </w:r>
      <w:hyperlink r:id="rId17" w:tgtFrame="_blank">
        <w:r>
          <w:rPr>
            <w:rStyle w:val="Hyperlink"/>
            <w:rFonts w:ascii="Times New Roman" w:eastAsia="Times New Roman" w:hAnsi="Times New Roman" w:cs="Times New Roman"/>
            <w:color w:val="000000"/>
            <w:sz w:val="24"/>
            <w:szCs w:val="24"/>
          </w:rPr>
          <w:t>https://doi.org/10.1093/bioinformatics/btm404</w:t>
        </w:r>
      </w:hyperlink>
    </w:p>
    <w:p w14:paraId="5FFA5DC9"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000000"/>
          <w:sz w:val="24"/>
          <w:szCs w:val="24"/>
        </w:rPr>
        <w:t>Latorre S, Reyes-Avila CS, Malmgren A. et al. 2020.</w:t>
      </w:r>
      <w:r>
        <w:rPr>
          <w:rFonts w:ascii="Times New Roman" w:eastAsia="Times New Roman" w:hAnsi="Times New Roman" w:cs="Times New Roman"/>
          <w:color w:val="000000"/>
          <w:sz w:val="24"/>
          <w:szCs w:val="24"/>
        </w:rPr>
        <w:t xml:space="preserve"> Differential loss of effector genes in three recently expanded pandemic clonal lineages of the rice blast fungus. BMC Biology </w:t>
      </w:r>
      <w:r>
        <w:rPr>
          <w:rFonts w:ascii="Times New Roman" w:eastAsia="Times New Roman" w:hAnsi="Times New Roman" w:cs="Times New Roman"/>
          <w:b/>
          <w:color w:val="000000"/>
          <w:sz w:val="24"/>
          <w:szCs w:val="24"/>
        </w:rPr>
        <w:t>18</w:t>
      </w:r>
      <w:r>
        <w:rPr>
          <w:rFonts w:ascii="Times New Roman" w:eastAsia="Times New Roman" w:hAnsi="Times New Roman" w:cs="Times New Roman"/>
          <w:color w:val="000000"/>
          <w:sz w:val="24"/>
          <w:szCs w:val="24"/>
        </w:rPr>
        <w:t xml:space="preserve">:88. </w:t>
      </w:r>
    </w:p>
    <w:p w14:paraId="5FFA5DCA"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Leach JE, Vera Cruz CM, Bai J, Leung H. 2001.</w:t>
      </w:r>
      <w:r>
        <w:rPr>
          <w:rFonts w:ascii="Times New Roman" w:eastAsia="Times New Roman" w:hAnsi="Times New Roman" w:cs="Times New Roman"/>
          <w:sz w:val="24"/>
          <w:szCs w:val="24"/>
        </w:rPr>
        <w:t xml:space="preserve">Pathogen fitness penalty as a predictor of durability of disease resistance genes. </w:t>
      </w:r>
      <w:r>
        <w:rPr>
          <w:rFonts w:ascii="Times New Roman" w:eastAsia="Times New Roman" w:hAnsi="Times New Roman" w:cs="Times New Roman"/>
          <w:i/>
          <w:sz w:val="24"/>
          <w:szCs w:val="24"/>
        </w:rPr>
        <w:t>Annual Review of 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39</w:t>
      </w:r>
      <w:r>
        <w:rPr>
          <w:rFonts w:ascii="Times New Roman" w:eastAsia="Times New Roman" w:hAnsi="Times New Roman" w:cs="Times New Roman"/>
          <w:sz w:val="24"/>
          <w:szCs w:val="24"/>
        </w:rPr>
        <w:t>: 187– 224.</w:t>
      </w:r>
    </w:p>
    <w:p w14:paraId="5FFA5DCB"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Li J, Lu L, Jia Y, Li C. 2014.</w:t>
      </w:r>
      <w:r>
        <w:rPr>
          <w:rFonts w:ascii="Times New Roman" w:eastAsia="Times New Roman" w:hAnsi="Times New Roman" w:cs="Times New Roman"/>
          <w:color w:val="000000"/>
          <w:sz w:val="24"/>
          <w:szCs w:val="24"/>
        </w:rPr>
        <w:t xml:space="preserve"> Effectiveness and durability of the rice </w:t>
      </w:r>
      <w:r>
        <w:rPr>
          <w:rFonts w:ascii="Times New Roman" w:eastAsia="Times New Roman" w:hAnsi="Times New Roman" w:cs="Times New Roman"/>
          <w:i/>
          <w:color w:val="000000"/>
          <w:sz w:val="24"/>
          <w:szCs w:val="24"/>
        </w:rPr>
        <w:t>Pi-ta</w:t>
      </w:r>
      <w:r>
        <w:rPr>
          <w:rFonts w:ascii="Times New Roman" w:eastAsia="Times New Roman" w:hAnsi="Times New Roman" w:cs="Times New Roman"/>
          <w:color w:val="000000"/>
          <w:sz w:val="24"/>
          <w:szCs w:val="24"/>
        </w:rPr>
        <w:t xml:space="preserve"> gene in Yunnan Province of China. </w:t>
      </w:r>
      <w:r>
        <w:rPr>
          <w:rFonts w:ascii="Times New Roman" w:eastAsia="Times New Roman" w:hAnsi="Times New Roman" w:cs="Times New Roman"/>
          <w:i/>
          <w:color w:val="000000"/>
          <w:sz w:val="24"/>
          <w:szCs w:val="24"/>
        </w:rPr>
        <w:t>Phytopathology</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104</w:t>
      </w:r>
      <w:r>
        <w:rPr>
          <w:rFonts w:ascii="Times New Roman" w:eastAsia="Times New Roman" w:hAnsi="Times New Roman" w:cs="Times New Roman"/>
          <w:color w:val="000000"/>
          <w:sz w:val="24"/>
          <w:szCs w:val="24"/>
        </w:rPr>
        <w:t>: 762-768.</w:t>
      </w:r>
    </w:p>
    <w:p w14:paraId="5FFA5DCC"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Li J, Wang Q, Li C, Bi Y, Fu X, Wang R.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highlight w:val="white"/>
        </w:rPr>
        <w:t xml:space="preserve">Novel haplotypes and networks of </w:t>
      </w:r>
      <w:r>
        <w:rPr>
          <w:rFonts w:ascii="Times New Roman" w:eastAsia="Times New Roman" w:hAnsi="Times New Roman" w:cs="Times New Roman"/>
          <w:i/>
          <w:color w:val="000000"/>
          <w:sz w:val="24"/>
          <w:szCs w:val="24"/>
          <w:highlight w:val="white"/>
        </w:rPr>
        <w:t xml:space="preserve">AVR-Pik </w:t>
      </w:r>
      <w:r>
        <w:rPr>
          <w:rFonts w:ascii="Times New Roman" w:eastAsia="Times New Roman" w:hAnsi="Times New Roman" w:cs="Times New Roman"/>
          <w:color w:val="000000"/>
          <w:sz w:val="24"/>
          <w:szCs w:val="24"/>
          <w:highlight w:val="white"/>
        </w:rPr>
        <w:t>alleles in </w:t>
      </w:r>
      <w:r>
        <w:rPr>
          <w:rFonts w:ascii="Times New Roman" w:eastAsia="Times New Roman" w:hAnsi="Times New Roman" w:cs="Times New Roman"/>
          <w:i/>
          <w:color w:val="000000"/>
          <w:sz w:val="24"/>
          <w:szCs w:val="24"/>
          <w:highlight w:val="white"/>
        </w:rPr>
        <w:t>Magnaporthe oryzae</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i/>
          <w:color w:val="000000"/>
          <w:sz w:val="24"/>
          <w:szCs w:val="24"/>
          <w:highlight w:val="white"/>
        </w:rPr>
        <w:t>BMC Plant Biology</w:t>
      </w:r>
      <w:r>
        <w:rPr>
          <w:rFonts w:ascii="Times New Roman" w:eastAsia="Times New Roman" w:hAnsi="Times New Roman" w:cs="Times New Roman"/>
          <w:color w:val="000000"/>
          <w:sz w:val="24"/>
          <w:szCs w:val="24"/>
          <w:highlight w:val="white"/>
        </w:rPr>
        <w:t> </w:t>
      </w:r>
      <w:r>
        <w:rPr>
          <w:rFonts w:ascii="Times New Roman" w:eastAsia="Times New Roman" w:hAnsi="Times New Roman" w:cs="Times New Roman"/>
          <w:b/>
          <w:color w:val="000000"/>
          <w:sz w:val="24"/>
          <w:szCs w:val="24"/>
          <w:highlight w:val="white"/>
        </w:rPr>
        <w:t>19</w:t>
      </w:r>
      <w:r>
        <w:rPr>
          <w:rFonts w:ascii="Times New Roman" w:eastAsia="Times New Roman" w:hAnsi="Times New Roman" w:cs="Times New Roman"/>
          <w:color w:val="000000"/>
          <w:sz w:val="24"/>
          <w:szCs w:val="24"/>
          <w:highlight w:val="white"/>
        </w:rPr>
        <w:t xml:space="preserve">: 204. </w:t>
      </w:r>
    </w:p>
    <w:p w14:paraId="5FFA5DCD"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Li W, Wang B, Wu J, Lu G, Hu Y, Zhang X, Zhang Z, Zhao Q, Feng Q, Zhang H, Wang Z.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gene </w:t>
      </w:r>
      <w:proofErr w:type="spellStart"/>
      <w:r>
        <w:rPr>
          <w:rFonts w:ascii="Times New Roman" w:eastAsia="Times New Roman" w:hAnsi="Times New Roman" w:cs="Times New Roman"/>
          <w:i/>
          <w:sz w:val="24"/>
          <w:szCs w:val="24"/>
        </w:rPr>
        <w:t>AvrPiz</w:t>
      </w:r>
      <w:proofErr w:type="spellEnd"/>
      <w:r>
        <w:rPr>
          <w:rFonts w:ascii="Times New Roman" w:eastAsia="Times New Roman" w:hAnsi="Times New Roman" w:cs="Times New Roman"/>
          <w:i/>
          <w:sz w:val="24"/>
          <w:szCs w:val="24"/>
        </w:rPr>
        <w:t>-t</w:t>
      </w:r>
      <w:r>
        <w:rPr>
          <w:rFonts w:ascii="Times New Roman" w:eastAsia="Times New Roman" w:hAnsi="Times New Roman" w:cs="Times New Roman"/>
          <w:sz w:val="24"/>
          <w:szCs w:val="24"/>
        </w:rPr>
        <w:t xml:space="preserve"> encodes a predicted secreted protein that triggers the immunity in rice mediated by the blast resistance gene </w:t>
      </w:r>
      <w:r>
        <w:rPr>
          <w:rFonts w:ascii="Times New Roman" w:eastAsia="Times New Roman" w:hAnsi="Times New Roman" w:cs="Times New Roman"/>
          <w:i/>
          <w:sz w:val="24"/>
          <w:szCs w:val="24"/>
        </w:rPr>
        <w:t>Piz-t</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22</w:t>
      </w:r>
      <w:r>
        <w:rPr>
          <w:rFonts w:ascii="Times New Roman" w:eastAsia="Times New Roman" w:hAnsi="Times New Roman" w:cs="Times New Roman"/>
          <w:sz w:val="24"/>
          <w:szCs w:val="24"/>
        </w:rPr>
        <w:t xml:space="preserve">: 411- 420. </w:t>
      </w:r>
    </w:p>
    <w:p w14:paraId="5FFA5DCE"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Lopez ALC, </w:t>
      </w:r>
      <w:proofErr w:type="spellStart"/>
      <w:r>
        <w:rPr>
          <w:rFonts w:ascii="Times New Roman" w:eastAsia="Times New Roman" w:hAnsi="Times New Roman" w:cs="Times New Roman"/>
          <w:b/>
          <w:color w:val="222222"/>
          <w:sz w:val="24"/>
          <w:szCs w:val="24"/>
          <w:highlight w:val="white"/>
        </w:rPr>
        <w:t>Yli</w:t>
      </w:r>
      <w:proofErr w:type="spellEnd"/>
      <w:r>
        <w:rPr>
          <w:rFonts w:ascii="Times New Roman" w:eastAsia="Times New Roman" w:hAnsi="Times New Roman" w:cs="Times New Roman"/>
          <w:b/>
          <w:color w:val="222222"/>
          <w:sz w:val="24"/>
          <w:szCs w:val="24"/>
          <w:highlight w:val="white"/>
        </w:rPr>
        <w:t xml:space="preserve">-Matilla T, </w:t>
      </w:r>
      <w:proofErr w:type="spellStart"/>
      <w:r>
        <w:rPr>
          <w:rFonts w:ascii="Times New Roman" w:eastAsia="Times New Roman" w:hAnsi="Times New Roman" w:cs="Times New Roman"/>
          <w:b/>
          <w:color w:val="222222"/>
          <w:sz w:val="24"/>
          <w:szCs w:val="24"/>
          <w:highlight w:val="white"/>
        </w:rPr>
        <w:t>Cumagun</w:t>
      </w:r>
      <w:proofErr w:type="spellEnd"/>
      <w:r>
        <w:rPr>
          <w:rFonts w:ascii="Times New Roman" w:eastAsia="Times New Roman" w:hAnsi="Times New Roman" w:cs="Times New Roman"/>
          <w:b/>
          <w:color w:val="222222"/>
          <w:sz w:val="24"/>
          <w:szCs w:val="24"/>
          <w:highlight w:val="white"/>
        </w:rPr>
        <w:t xml:space="preserve"> CJR.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Geographic distribution of avirulence genes of the rice blast fungus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in the Philippines. </w:t>
      </w:r>
      <w:r>
        <w:rPr>
          <w:rFonts w:ascii="Times New Roman" w:eastAsia="Times New Roman" w:hAnsi="Times New Roman" w:cs="Times New Roman"/>
          <w:i/>
          <w:sz w:val="24"/>
          <w:szCs w:val="24"/>
        </w:rPr>
        <w:t>Microorganisms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23.</w:t>
      </w:r>
    </w:p>
    <w:p w14:paraId="5FFA5DCF" w14:textId="77777777" w:rsidR="00802F92" w:rsidRDefault="00A063F7">
      <w:pPr>
        <w:spacing w:line="360" w:lineRule="auto"/>
        <w:ind w:left="90"/>
        <w:jc w:val="both"/>
        <w:rPr>
          <w:rFonts w:ascii="Times New Roman" w:hAnsi="Times New Roman"/>
        </w:rPr>
      </w:pPr>
      <w:proofErr w:type="spellStart"/>
      <w:r>
        <w:rPr>
          <w:rFonts w:ascii="Times New Roman" w:eastAsia="Times New Roman" w:hAnsi="Times New Roman" w:cs="Times New Roman"/>
          <w:b/>
          <w:sz w:val="24"/>
          <w:szCs w:val="24"/>
        </w:rPr>
        <w:t>Longya</w:t>
      </w:r>
      <w:proofErr w:type="spellEnd"/>
      <w:r>
        <w:rPr>
          <w:rFonts w:ascii="Times New Roman" w:eastAsia="Times New Roman" w:hAnsi="Times New Roman" w:cs="Times New Roman"/>
          <w:b/>
          <w:sz w:val="24"/>
          <w:szCs w:val="24"/>
        </w:rPr>
        <w:t xml:space="preserve"> A, Chaipanya. Franceschetti M, Maidment JHR, Banfield MJ, </w:t>
      </w:r>
      <w:proofErr w:type="spellStart"/>
      <w:r>
        <w:rPr>
          <w:rFonts w:ascii="Times New Roman" w:eastAsia="Times New Roman" w:hAnsi="Times New Roman" w:cs="Times New Roman"/>
          <w:b/>
          <w:sz w:val="24"/>
          <w:szCs w:val="24"/>
        </w:rPr>
        <w:t>Jantasuriyarat</w:t>
      </w:r>
      <w:proofErr w:type="spellEnd"/>
      <w:r>
        <w:rPr>
          <w:rFonts w:ascii="Times New Roman" w:eastAsia="Times New Roman" w:hAnsi="Times New Roman" w:cs="Times New Roman"/>
          <w:b/>
          <w:sz w:val="24"/>
          <w:szCs w:val="24"/>
        </w:rPr>
        <w:t xml:space="preserve"> C.</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2019.</w:t>
      </w:r>
      <w:r>
        <w:rPr>
          <w:rFonts w:ascii="Times New Roman" w:eastAsia="Times New Roman" w:hAnsi="Times New Roman" w:cs="Times New Roman"/>
          <w:sz w:val="24"/>
          <w:szCs w:val="24"/>
        </w:rPr>
        <w:t xml:space="preserve"> Gene duplication and mutation in the emergence of a novel aggressive allele of the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effector in the rice blast fungus. Molecular Plant- Microbe Interactions 32: 740-749.</w:t>
      </w:r>
    </w:p>
    <w:p w14:paraId="5FFA5DD0" w14:textId="77777777" w:rsidR="00802F92" w:rsidRDefault="00A063F7">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McKenna A, Hanna M, Banks E, et al. 2010</w:t>
      </w:r>
      <w:r>
        <w:rPr>
          <w:rFonts w:ascii="Times New Roman" w:eastAsia="Times New Roman" w:hAnsi="Times New Roman" w:cs="Times New Roman"/>
          <w:sz w:val="24"/>
          <w:szCs w:val="24"/>
        </w:rPr>
        <w:t xml:space="preserve">. The Genome Analysis Toolkit: a MapReduce framework for analyzing next-generation DNA sequencing data. </w:t>
      </w:r>
      <w:r>
        <w:rPr>
          <w:rStyle w:val="Emphasis"/>
          <w:rFonts w:ascii="Times New Roman" w:eastAsia="Times New Roman" w:hAnsi="Times New Roman" w:cs="Times New Roman"/>
          <w:sz w:val="24"/>
          <w:szCs w:val="24"/>
        </w:rPr>
        <w:t>Genome Res</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20</w:t>
      </w:r>
      <w:r>
        <w:rPr>
          <w:rFonts w:ascii="Times New Roman" w:eastAsia="Times New Roman" w:hAnsi="Times New Roman" w:cs="Times New Roman"/>
          <w:sz w:val="24"/>
          <w:szCs w:val="24"/>
        </w:rPr>
        <w:t xml:space="preserve">(9), 1297–1303. </w:t>
      </w:r>
      <w:hyperlink r:id="rId18" w:tgtFrame="_blank">
        <w:r>
          <w:rPr>
            <w:rStyle w:val="Hyperlink"/>
            <w:rFonts w:ascii="Times New Roman" w:eastAsia="Times New Roman" w:hAnsi="Times New Roman" w:cs="Times New Roman"/>
            <w:sz w:val="24"/>
            <w:szCs w:val="24"/>
          </w:rPr>
          <w:t>https://doi.org/10.1101/gr.107524.110</w:t>
        </w:r>
      </w:hyperlink>
    </w:p>
    <w:p w14:paraId="5FFA5DD1"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Meng X, Xiao G, </w:t>
      </w:r>
      <w:proofErr w:type="spellStart"/>
      <w:r>
        <w:rPr>
          <w:rFonts w:ascii="Times New Roman" w:eastAsia="Times New Roman" w:hAnsi="Times New Roman" w:cs="Times New Roman"/>
          <w:b/>
          <w:color w:val="222222"/>
          <w:sz w:val="24"/>
          <w:szCs w:val="24"/>
          <w:highlight w:val="white"/>
        </w:rPr>
        <w:t>Telebanco</w:t>
      </w:r>
      <w:proofErr w:type="spellEnd"/>
      <w:r>
        <w:rPr>
          <w:rFonts w:ascii="Times New Roman" w:eastAsia="Times New Roman" w:hAnsi="Times New Roman" w:cs="Times New Roman"/>
          <w:b/>
          <w:color w:val="222222"/>
          <w:sz w:val="24"/>
          <w:szCs w:val="24"/>
          <w:highlight w:val="white"/>
        </w:rPr>
        <w:t xml:space="preserve">-Yanoria MJ, Siazon PM, Padilla J, </w:t>
      </w:r>
      <w:proofErr w:type="spellStart"/>
      <w:r>
        <w:rPr>
          <w:rFonts w:ascii="Times New Roman" w:eastAsia="Times New Roman" w:hAnsi="Times New Roman" w:cs="Times New Roman"/>
          <w:b/>
          <w:color w:val="222222"/>
          <w:sz w:val="24"/>
          <w:szCs w:val="24"/>
          <w:highlight w:val="white"/>
        </w:rPr>
        <w:t>Opulencia</w:t>
      </w:r>
      <w:proofErr w:type="spellEnd"/>
      <w:r>
        <w:rPr>
          <w:rFonts w:ascii="Times New Roman" w:eastAsia="Times New Roman" w:hAnsi="Times New Roman" w:cs="Times New Roman"/>
          <w:b/>
          <w:color w:val="222222"/>
          <w:sz w:val="24"/>
          <w:szCs w:val="24"/>
          <w:highlight w:val="white"/>
        </w:rPr>
        <w:t xml:space="preserve"> R, Bigirimana J, </w:t>
      </w:r>
      <w:proofErr w:type="spellStart"/>
      <w:r>
        <w:rPr>
          <w:rFonts w:ascii="Times New Roman" w:eastAsia="Times New Roman" w:hAnsi="Times New Roman" w:cs="Times New Roman"/>
          <w:b/>
          <w:color w:val="222222"/>
          <w:sz w:val="24"/>
          <w:szCs w:val="24"/>
          <w:highlight w:val="white"/>
        </w:rPr>
        <w:t>Habarugira</w:t>
      </w:r>
      <w:proofErr w:type="spellEnd"/>
      <w:r>
        <w:rPr>
          <w:rFonts w:ascii="Times New Roman" w:eastAsia="Times New Roman" w:hAnsi="Times New Roman" w:cs="Times New Roman"/>
          <w:b/>
          <w:color w:val="222222"/>
          <w:sz w:val="24"/>
          <w:szCs w:val="24"/>
          <w:highlight w:val="white"/>
        </w:rPr>
        <w:t xml:space="preserve"> G, Wu J, Li M, Wang B. 2020.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000000"/>
          <w:sz w:val="24"/>
          <w:szCs w:val="24"/>
          <w:shd w:val="clear" w:color="auto" w:fill="FCFCFC"/>
        </w:rPr>
        <w:t>The broad-spectrum rice blast resistance (</w:t>
      </w:r>
      <w:r>
        <w:rPr>
          <w:rFonts w:ascii="Times New Roman" w:eastAsia="Times New Roman" w:hAnsi="Times New Roman" w:cs="Times New Roman"/>
          <w:i/>
          <w:color w:val="000000"/>
          <w:sz w:val="24"/>
          <w:szCs w:val="24"/>
          <w:shd w:val="clear" w:color="auto" w:fill="FCFCFC"/>
        </w:rPr>
        <w:t>R</w:t>
      </w:r>
      <w:r>
        <w:rPr>
          <w:rFonts w:ascii="Times New Roman" w:eastAsia="Times New Roman" w:hAnsi="Times New Roman" w:cs="Times New Roman"/>
          <w:color w:val="000000"/>
          <w:sz w:val="24"/>
          <w:szCs w:val="24"/>
          <w:shd w:val="clear" w:color="auto" w:fill="FCFCFC"/>
        </w:rPr>
        <w:t xml:space="preserve">) gene </w:t>
      </w:r>
      <w:r>
        <w:rPr>
          <w:rFonts w:ascii="Times New Roman" w:eastAsia="Times New Roman" w:hAnsi="Times New Roman" w:cs="Times New Roman"/>
          <w:i/>
          <w:color w:val="000000"/>
          <w:sz w:val="24"/>
          <w:szCs w:val="24"/>
          <w:shd w:val="clear" w:color="auto" w:fill="FCFCFC"/>
        </w:rPr>
        <w:t>Pita2</w:t>
      </w:r>
      <w:r>
        <w:rPr>
          <w:rFonts w:ascii="Times New Roman" w:eastAsia="Times New Roman" w:hAnsi="Times New Roman" w:cs="Times New Roman"/>
          <w:color w:val="000000"/>
          <w:sz w:val="24"/>
          <w:szCs w:val="24"/>
          <w:shd w:val="clear" w:color="auto" w:fill="FCFCFC"/>
        </w:rPr>
        <w:t xml:space="preserve"> encodes a novel R protein unique from </w:t>
      </w:r>
      <w:r>
        <w:rPr>
          <w:rFonts w:ascii="Times New Roman" w:eastAsia="Times New Roman" w:hAnsi="Times New Roman" w:cs="Times New Roman"/>
          <w:i/>
          <w:color w:val="000000"/>
          <w:sz w:val="24"/>
          <w:szCs w:val="24"/>
          <w:shd w:val="clear" w:color="auto" w:fill="FCFCFC"/>
        </w:rPr>
        <w:t>Pita</w:t>
      </w:r>
      <w:r>
        <w:rPr>
          <w:rFonts w:ascii="Times New Roman" w:eastAsia="Times New Roman" w:hAnsi="Times New Roman" w:cs="Times New Roman"/>
          <w:color w:val="000000"/>
          <w:sz w:val="24"/>
          <w:szCs w:val="24"/>
          <w:shd w:val="clear" w:color="auto" w:fill="FCFCFC"/>
        </w:rPr>
        <w:t xml:space="preserve">. </w:t>
      </w:r>
      <w:r>
        <w:rPr>
          <w:rFonts w:ascii="Times New Roman" w:eastAsia="Times New Roman" w:hAnsi="Times New Roman" w:cs="Times New Roman"/>
          <w:i/>
          <w:color w:val="000000"/>
          <w:sz w:val="24"/>
          <w:szCs w:val="24"/>
          <w:shd w:val="clear" w:color="auto" w:fill="FCFCFC"/>
        </w:rPr>
        <w:t>Rice</w:t>
      </w:r>
      <w:r>
        <w:rPr>
          <w:rFonts w:ascii="Times New Roman" w:eastAsia="Times New Roman" w:hAnsi="Times New Roman" w:cs="Times New Roman"/>
          <w:color w:val="000000"/>
          <w:sz w:val="24"/>
          <w:szCs w:val="24"/>
          <w:shd w:val="clear" w:color="auto" w:fill="FCFCFC"/>
        </w:rPr>
        <w:t xml:space="preserve"> </w:t>
      </w:r>
      <w:r>
        <w:rPr>
          <w:rFonts w:ascii="Times New Roman" w:eastAsia="Times New Roman" w:hAnsi="Times New Roman" w:cs="Times New Roman"/>
          <w:b/>
          <w:color w:val="000000"/>
          <w:sz w:val="24"/>
          <w:szCs w:val="24"/>
          <w:shd w:val="clear" w:color="auto" w:fill="FCFCFC"/>
        </w:rPr>
        <w:t>13</w:t>
      </w:r>
      <w:r>
        <w:rPr>
          <w:rFonts w:ascii="Times New Roman" w:eastAsia="Times New Roman" w:hAnsi="Times New Roman" w:cs="Times New Roman"/>
          <w:color w:val="000000"/>
          <w:sz w:val="24"/>
          <w:szCs w:val="24"/>
          <w:shd w:val="clear" w:color="auto" w:fill="FCFCFC"/>
        </w:rPr>
        <w:t>: 19.</w:t>
      </w:r>
      <w:r>
        <w:rPr>
          <w:rFonts w:ascii="Times New Roman" w:eastAsia="Times New Roman" w:hAnsi="Times New Roman" w:cs="Times New Roman"/>
          <w:color w:val="000000"/>
          <w:sz w:val="24"/>
          <w:szCs w:val="24"/>
        </w:rPr>
        <w:t xml:space="preserve"> </w:t>
      </w:r>
    </w:p>
    <w:p w14:paraId="5FFA5DD2"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Miki S, Matsui K, Kito H, Otsuka K, </w:t>
      </w:r>
      <w:proofErr w:type="spellStart"/>
      <w:r>
        <w:rPr>
          <w:rFonts w:ascii="Times New Roman" w:eastAsia="Times New Roman" w:hAnsi="Times New Roman" w:cs="Times New Roman"/>
          <w:b/>
          <w:color w:val="222222"/>
          <w:sz w:val="24"/>
          <w:szCs w:val="24"/>
          <w:highlight w:val="white"/>
        </w:rPr>
        <w:t>Ashizawa</w:t>
      </w:r>
      <w:proofErr w:type="spellEnd"/>
      <w:r>
        <w:rPr>
          <w:rFonts w:ascii="Times New Roman" w:eastAsia="Times New Roman" w:hAnsi="Times New Roman" w:cs="Times New Roman"/>
          <w:b/>
          <w:color w:val="222222"/>
          <w:sz w:val="24"/>
          <w:szCs w:val="24"/>
          <w:highlight w:val="white"/>
        </w:rPr>
        <w:t xml:space="preserve"> T, Yasuda N, </w:t>
      </w:r>
      <w:proofErr w:type="spellStart"/>
      <w:r>
        <w:rPr>
          <w:rFonts w:ascii="Times New Roman" w:eastAsia="Times New Roman" w:hAnsi="Times New Roman" w:cs="Times New Roman"/>
          <w:b/>
          <w:color w:val="222222"/>
          <w:sz w:val="24"/>
          <w:szCs w:val="24"/>
          <w:highlight w:val="white"/>
        </w:rPr>
        <w:t>Fukiya</w:t>
      </w:r>
      <w:proofErr w:type="spellEnd"/>
      <w:r>
        <w:rPr>
          <w:rFonts w:ascii="Times New Roman" w:eastAsia="Times New Roman" w:hAnsi="Times New Roman" w:cs="Times New Roman"/>
          <w:b/>
          <w:color w:val="222222"/>
          <w:sz w:val="24"/>
          <w:szCs w:val="24"/>
          <w:highlight w:val="white"/>
        </w:rPr>
        <w:t xml:space="preserve"> S, Sato J, </w:t>
      </w:r>
      <w:proofErr w:type="spellStart"/>
      <w:r>
        <w:rPr>
          <w:rFonts w:ascii="Times New Roman" w:eastAsia="Times New Roman" w:hAnsi="Times New Roman" w:cs="Times New Roman"/>
          <w:b/>
          <w:color w:val="222222"/>
          <w:sz w:val="24"/>
          <w:szCs w:val="24"/>
          <w:highlight w:val="white"/>
        </w:rPr>
        <w:t>Hirayae</w:t>
      </w:r>
      <w:proofErr w:type="spellEnd"/>
      <w:r>
        <w:rPr>
          <w:rFonts w:ascii="Times New Roman" w:eastAsia="Times New Roman" w:hAnsi="Times New Roman" w:cs="Times New Roman"/>
          <w:b/>
          <w:color w:val="222222"/>
          <w:sz w:val="24"/>
          <w:szCs w:val="24"/>
          <w:highlight w:val="white"/>
        </w:rPr>
        <w:t xml:space="preserve"> K, Fujita Y, Nakajima T.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Molecular cloning and characterization of the </w:t>
      </w:r>
      <w:r>
        <w:rPr>
          <w:rFonts w:ascii="Times New Roman" w:eastAsia="Times New Roman" w:hAnsi="Times New Roman" w:cs="Times New Roman"/>
          <w:i/>
          <w:sz w:val="24"/>
          <w:szCs w:val="24"/>
        </w:rPr>
        <w:t>AVR-Pia</w:t>
      </w:r>
      <w:r>
        <w:rPr>
          <w:rFonts w:ascii="Times New Roman" w:eastAsia="Times New Roman" w:hAnsi="Times New Roman" w:cs="Times New Roman"/>
          <w:sz w:val="24"/>
          <w:szCs w:val="24"/>
        </w:rPr>
        <w:t xml:space="preserve"> locus from a Japanese field isolate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Molecular Plant 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w:t>
      </w:r>
      <w:r>
        <w:rPr>
          <w:rFonts w:ascii="Times New Roman" w:eastAsia="Times New Roman" w:hAnsi="Times New Roman" w:cs="Times New Roman"/>
          <w:sz w:val="24"/>
          <w:szCs w:val="24"/>
        </w:rPr>
        <w:t>: 361-374.</w:t>
      </w:r>
    </w:p>
    <w:p w14:paraId="5FFA5DD3" w14:textId="77777777" w:rsidR="00802F92" w:rsidRDefault="00A063F7">
      <w:pPr>
        <w:spacing w:line="360" w:lineRule="auto"/>
        <w:ind w:left="90"/>
        <w:jc w:val="both"/>
        <w:rPr>
          <w:rFonts w:ascii="Times New Roman" w:hAnsi="Times New Roman"/>
        </w:rPr>
      </w:pPr>
      <w:proofErr w:type="spellStart"/>
      <w:r>
        <w:rPr>
          <w:rFonts w:ascii="Times New Roman" w:eastAsia="Times New Roman" w:hAnsi="Times New Roman" w:cs="Times New Roman"/>
          <w:b/>
          <w:color w:val="222222"/>
          <w:sz w:val="24"/>
          <w:szCs w:val="24"/>
          <w:highlight w:val="white"/>
        </w:rPr>
        <w:t>Montarry</w:t>
      </w:r>
      <w:proofErr w:type="spellEnd"/>
      <w:r>
        <w:rPr>
          <w:rFonts w:ascii="Times New Roman" w:eastAsia="Times New Roman" w:hAnsi="Times New Roman" w:cs="Times New Roman"/>
          <w:b/>
          <w:color w:val="222222"/>
          <w:sz w:val="24"/>
          <w:szCs w:val="24"/>
          <w:highlight w:val="white"/>
        </w:rPr>
        <w:t xml:space="preserve"> J, Hamelin FM, </w:t>
      </w:r>
      <w:proofErr w:type="spellStart"/>
      <w:r>
        <w:rPr>
          <w:rFonts w:ascii="Times New Roman" w:eastAsia="Times New Roman" w:hAnsi="Times New Roman" w:cs="Times New Roman"/>
          <w:b/>
          <w:color w:val="222222"/>
          <w:sz w:val="24"/>
          <w:szCs w:val="24"/>
          <w:highlight w:val="white"/>
        </w:rPr>
        <w:t>Glais</w:t>
      </w:r>
      <w:proofErr w:type="spellEnd"/>
      <w:r>
        <w:rPr>
          <w:rFonts w:ascii="Times New Roman" w:eastAsia="Times New Roman" w:hAnsi="Times New Roman" w:cs="Times New Roman"/>
          <w:b/>
          <w:color w:val="222222"/>
          <w:sz w:val="24"/>
          <w:szCs w:val="24"/>
          <w:highlight w:val="white"/>
        </w:rPr>
        <w:t xml:space="preserve"> I, Corbière R, </w:t>
      </w:r>
      <w:proofErr w:type="spellStart"/>
      <w:r>
        <w:rPr>
          <w:rFonts w:ascii="Times New Roman" w:eastAsia="Times New Roman" w:hAnsi="Times New Roman" w:cs="Times New Roman"/>
          <w:b/>
          <w:color w:val="222222"/>
          <w:sz w:val="24"/>
          <w:szCs w:val="24"/>
          <w:highlight w:val="white"/>
        </w:rPr>
        <w:t>Andrivon</w:t>
      </w:r>
      <w:proofErr w:type="spellEnd"/>
      <w:r>
        <w:rPr>
          <w:rFonts w:ascii="Times New Roman" w:eastAsia="Times New Roman" w:hAnsi="Times New Roman" w:cs="Times New Roman"/>
          <w:b/>
          <w:color w:val="222222"/>
          <w:sz w:val="24"/>
          <w:szCs w:val="24"/>
          <w:highlight w:val="white"/>
        </w:rPr>
        <w:t xml:space="preserve">, D. 2010. </w:t>
      </w:r>
      <w:r>
        <w:rPr>
          <w:rFonts w:ascii="Times New Roman" w:eastAsia="Times New Roman" w:hAnsi="Times New Roman" w:cs="Times New Roman"/>
          <w:sz w:val="24"/>
          <w:szCs w:val="24"/>
        </w:rPr>
        <w:t xml:space="preserve">Fitness costs </w:t>
      </w:r>
      <w:proofErr w:type="gramStart"/>
      <w:r>
        <w:rPr>
          <w:rFonts w:ascii="Times New Roman" w:eastAsia="Times New Roman" w:hAnsi="Times New Roman" w:cs="Times New Roman"/>
          <w:sz w:val="24"/>
          <w:szCs w:val="24"/>
        </w:rPr>
        <w:t>associated</w:t>
      </w:r>
      <w:proofErr w:type="gramEnd"/>
      <w:r>
        <w:rPr>
          <w:rFonts w:ascii="Times New Roman" w:eastAsia="Times New Roman" w:hAnsi="Times New Roman" w:cs="Times New Roman"/>
          <w:sz w:val="24"/>
          <w:szCs w:val="24"/>
        </w:rPr>
        <w:t xml:space="preserve"> with unnecessary virulence factors and life history traits: evolutionary insights from the potato late blight pathogen </w:t>
      </w:r>
      <w:r>
        <w:rPr>
          <w:rFonts w:ascii="Times New Roman" w:eastAsia="Times New Roman" w:hAnsi="Times New Roman" w:cs="Times New Roman"/>
          <w:i/>
          <w:sz w:val="24"/>
          <w:szCs w:val="24"/>
        </w:rPr>
        <w:t>Phytophthora infestans</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BMC Evolutionary Biol</w:t>
      </w:r>
      <w:r>
        <w:rPr>
          <w:rFonts w:ascii="Times New Roman" w:eastAsia="Times New Roman" w:hAnsi="Times New Roman" w:cs="Times New Roman"/>
          <w:sz w:val="24"/>
          <w:szCs w:val="24"/>
        </w:rPr>
        <w:t xml:space="preserve">ogy </w:t>
      </w:r>
      <w:r>
        <w:rPr>
          <w:rFonts w:ascii="Times New Roman" w:eastAsia="Times New Roman" w:hAnsi="Times New Roman" w:cs="Times New Roman"/>
          <w:b/>
          <w:sz w:val="24"/>
          <w:szCs w:val="24"/>
        </w:rPr>
        <w:t>10</w:t>
      </w:r>
      <w:r>
        <w:rPr>
          <w:rFonts w:ascii="Times New Roman" w:eastAsia="Times New Roman" w:hAnsi="Times New Roman" w:cs="Times New Roman"/>
          <w:sz w:val="24"/>
          <w:szCs w:val="24"/>
        </w:rPr>
        <w:t xml:space="preserve">: 283. </w:t>
      </w:r>
    </w:p>
    <w:p w14:paraId="5FFA5DD4"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Mundt CC. 2018.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Pyramiding for resistance durability: theory and practice. </w:t>
      </w:r>
      <w:r>
        <w:rPr>
          <w:rFonts w:ascii="Times New Roman" w:eastAsia="Times New Roman" w:hAnsi="Times New Roman" w:cs="Times New Roman"/>
          <w:i/>
          <w:sz w:val="24"/>
          <w:szCs w:val="24"/>
        </w:rPr>
        <w:t xml:space="preserve">Phytopathology </w:t>
      </w:r>
      <w:r>
        <w:rPr>
          <w:rFonts w:ascii="Times New Roman" w:eastAsia="Times New Roman" w:hAnsi="Times New Roman" w:cs="Times New Roman"/>
          <w:b/>
          <w:sz w:val="24"/>
          <w:szCs w:val="24"/>
        </w:rPr>
        <w:t>108</w:t>
      </w:r>
      <w:r>
        <w:rPr>
          <w:rFonts w:ascii="Times New Roman" w:eastAsia="Times New Roman" w:hAnsi="Times New Roman" w:cs="Times New Roman"/>
          <w:sz w:val="24"/>
          <w:szCs w:val="24"/>
        </w:rPr>
        <w:t>: 792-802.</w:t>
      </w:r>
    </w:p>
    <w:p w14:paraId="5FFA5DD5"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 xml:space="preserve">Nalley L, </w:t>
      </w:r>
      <w:proofErr w:type="spellStart"/>
      <w:r>
        <w:rPr>
          <w:rFonts w:ascii="Times New Roman" w:eastAsia="Times New Roman" w:hAnsi="Times New Roman" w:cs="Times New Roman"/>
          <w:b/>
          <w:color w:val="222222"/>
          <w:sz w:val="24"/>
          <w:szCs w:val="24"/>
          <w:highlight w:val="white"/>
        </w:rPr>
        <w:t>Tsiboe</w:t>
      </w:r>
      <w:proofErr w:type="spellEnd"/>
      <w:r>
        <w:rPr>
          <w:rFonts w:ascii="Times New Roman" w:eastAsia="Times New Roman" w:hAnsi="Times New Roman" w:cs="Times New Roman"/>
          <w:b/>
          <w:color w:val="222222"/>
          <w:sz w:val="24"/>
          <w:szCs w:val="24"/>
          <w:highlight w:val="white"/>
        </w:rPr>
        <w:t xml:space="preserve"> F, Durand-Morat A, She A, </w:t>
      </w:r>
      <w:proofErr w:type="spellStart"/>
      <w:r>
        <w:rPr>
          <w:rFonts w:ascii="Times New Roman" w:eastAsia="Times New Roman" w:hAnsi="Times New Roman" w:cs="Times New Roman"/>
          <w:b/>
          <w:color w:val="222222"/>
          <w:sz w:val="24"/>
          <w:szCs w:val="24"/>
          <w:highlight w:val="white"/>
        </w:rPr>
        <w:t>Thoma</w:t>
      </w:r>
      <w:proofErr w:type="spellEnd"/>
      <w:r>
        <w:rPr>
          <w:rFonts w:ascii="Times New Roman" w:eastAsia="Times New Roman" w:hAnsi="Times New Roman" w:cs="Times New Roman"/>
          <w:b/>
          <w:color w:val="222222"/>
          <w:sz w:val="24"/>
          <w:szCs w:val="24"/>
          <w:highlight w:val="white"/>
        </w:rPr>
        <w:t xml:space="preserve"> G. 2016.</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Economic and environmental impact of rice blast pathogen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alleviation in the United States. </w:t>
      </w:r>
      <w:proofErr w:type="spellStart"/>
      <w:r>
        <w:rPr>
          <w:rFonts w:ascii="Times New Roman" w:eastAsia="Times New Roman" w:hAnsi="Times New Roman" w:cs="Times New Roman"/>
          <w:i/>
          <w:sz w:val="24"/>
          <w:szCs w:val="24"/>
        </w:rPr>
        <w:t>PLoS</w:t>
      </w:r>
      <w:proofErr w:type="spellEnd"/>
      <w:r>
        <w:rPr>
          <w:rFonts w:ascii="Times New Roman" w:eastAsia="Times New Roman" w:hAnsi="Times New Roman" w:cs="Times New Roman"/>
          <w:i/>
          <w:sz w:val="24"/>
          <w:szCs w:val="24"/>
        </w:rPr>
        <w:t xml:space="preserve"> One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11</w:t>
      </w:r>
      <w:r>
        <w:rPr>
          <w:rFonts w:ascii="Times New Roman" w:eastAsia="Times New Roman" w:hAnsi="Times New Roman" w:cs="Times New Roman"/>
          <w:sz w:val="24"/>
          <w:szCs w:val="24"/>
        </w:rPr>
        <w:t>: e0167295.</w:t>
      </w:r>
    </w:p>
    <w:p w14:paraId="5FFA5DD6"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Orbach MJ, Farrall L, Sweigard JA, Chumley FG, Valent B.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 telomeric avirulence gene determines efficacy for the rice blast resistance gene </w:t>
      </w:r>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12</w:t>
      </w:r>
      <w:r>
        <w:rPr>
          <w:rFonts w:ascii="Times New Roman" w:eastAsia="Times New Roman" w:hAnsi="Times New Roman" w:cs="Times New Roman"/>
          <w:sz w:val="24"/>
          <w:szCs w:val="24"/>
        </w:rPr>
        <w:t xml:space="preserve">:2019-2032. </w:t>
      </w:r>
    </w:p>
    <w:p w14:paraId="5FFA5DD7" w14:textId="77777777" w:rsidR="00802F92" w:rsidRDefault="00A063F7">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Paradis E, Schliep K. 2019</w:t>
      </w:r>
      <w:r>
        <w:rPr>
          <w:rFonts w:ascii="Times New Roman" w:eastAsia="Times New Roman" w:hAnsi="Times New Roman" w:cs="Times New Roman"/>
          <w:sz w:val="24"/>
          <w:szCs w:val="24"/>
        </w:rPr>
        <w:t xml:space="preserve">. ape 5.0: an environment for modern phylogenetics and evolutionary analyses in R. </w:t>
      </w:r>
      <w:r>
        <w:rPr>
          <w:rStyle w:val="Emphasis"/>
          <w:rFonts w:ascii="Times New Roman" w:eastAsia="Times New Roman" w:hAnsi="Times New Roman" w:cs="Times New Roman"/>
          <w:sz w:val="24"/>
          <w:szCs w:val="24"/>
        </w:rPr>
        <w:t>Bioinformatics</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35</w:t>
      </w:r>
      <w:r>
        <w:rPr>
          <w:rFonts w:ascii="Times New Roman" w:eastAsia="Times New Roman" w:hAnsi="Times New Roman" w:cs="Times New Roman"/>
          <w:sz w:val="24"/>
          <w:szCs w:val="24"/>
        </w:rPr>
        <w:t xml:space="preserve">, 526–528. </w:t>
      </w:r>
      <w:hyperlink r:id="rId19" w:tgtFrame="_blank">
        <w:r>
          <w:rPr>
            <w:rStyle w:val="Hyperlink"/>
            <w:rFonts w:ascii="Times New Roman" w:eastAsia="Times New Roman" w:hAnsi="Times New Roman" w:cs="Times New Roman"/>
            <w:sz w:val="24"/>
            <w:szCs w:val="24"/>
          </w:rPr>
          <w:t>https://doi.org/10.1093/bioinformatics/bty633</w:t>
        </w:r>
      </w:hyperlink>
    </w:p>
    <w:p w14:paraId="5FFA5DD8"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Peng Z, Oliveira-Garcia E, Lin G, Hu Y, Dalby M, </w:t>
      </w:r>
      <w:proofErr w:type="spellStart"/>
      <w:r>
        <w:rPr>
          <w:rFonts w:ascii="Times New Roman" w:eastAsia="Times New Roman" w:hAnsi="Times New Roman" w:cs="Times New Roman"/>
          <w:b/>
          <w:color w:val="222222"/>
          <w:sz w:val="24"/>
          <w:szCs w:val="24"/>
          <w:highlight w:val="white"/>
        </w:rPr>
        <w:t>Migeon</w:t>
      </w:r>
      <w:proofErr w:type="spellEnd"/>
      <w:r>
        <w:rPr>
          <w:rFonts w:ascii="Times New Roman" w:eastAsia="Times New Roman" w:hAnsi="Times New Roman" w:cs="Times New Roman"/>
          <w:b/>
          <w:color w:val="222222"/>
          <w:sz w:val="24"/>
          <w:szCs w:val="24"/>
          <w:highlight w:val="white"/>
        </w:rPr>
        <w:t xml:space="preserve"> P, Tang H, Farman M, Cook D, White FF, Valent B. 2019.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Effector gene reshuffling involves dispensable </w:t>
      </w:r>
      <w:proofErr w:type="gramStart"/>
      <w:r>
        <w:rPr>
          <w:rFonts w:ascii="Times New Roman" w:eastAsia="Times New Roman" w:hAnsi="Times New Roman" w:cs="Times New Roman"/>
          <w:sz w:val="24"/>
          <w:szCs w:val="24"/>
        </w:rPr>
        <w:t>mini-chromosomes</w:t>
      </w:r>
      <w:proofErr w:type="gramEnd"/>
      <w:r>
        <w:rPr>
          <w:rFonts w:ascii="Times New Roman" w:eastAsia="Times New Roman" w:hAnsi="Times New Roman" w:cs="Times New Roman"/>
          <w:sz w:val="24"/>
          <w:szCs w:val="24"/>
        </w:rPr>
        <w:t xml:space="preserve"> in the wheat blast fungus. </w:t>
      </w:r>
      <w:r>
        <w:rPr>
          <w:rFonts w:ascii="Times New Roman" w:eastAsia="Times New Roman" w:hAnsi="Times New Roman" w:cs="Times New Roman"/>
          <w:i/>
          <w:sz w:val="24"/>
          <w:szCs w:val="24"/>
        </w:rPr>
        <w:t>PLOS Genetics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15</w:t>
      </w:r>
      <w:r>
        <w:rPr>
          <w:rFonts w:ascii="Times New Roman" w:eastAsia="Times New Roman" w:hAnsi="Times New Roman" w:cs="Times New Roman"/>
          <w:sz w:val="24"/>
          <w:szCs w:val="24"/>
        </w:rPr>
        <w:t>: e1008272.</w:t>
      </w:r>
    </w:p>
    <w:p w14:paraId="5FFA5DD9"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sz w:val="24"/>
          <w:szCs w:val="24"/>
        </w:rPr>
        <w:t>Pennisi E. 2010.</w:t>
      </w:r>
      <w:r>
        <w:rPr>
          <w:rFonts w:ascii="Times New Roman" w:eastAsia="Times New Roman" w:hAnsi="Times New Roman" w:cs="Times New Roman"/>
          <w:sz w:val="24"/>
          <w:szCs w:val="24"/>
        </w:rPr>
        <w:t xml:space="preserve"> Armed and dangerous.</w:t>
      </w:r>
      <w:r>
        <w:rPr>
          <w:rFonts w:ascii="Times New Roman" w:eastAsia="Times New Roman" w:hAnsi="Times New Roman" w:cs="Times New Roman"/>
          <w:i/>
          <w:sz w:val="24"/>
          <w:szCs w:val="24"/>
        </w:rPr>
        <w:t xml:space="preserve"> 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327</w:t>
      </w:r>
      <w:r>
        <w:rPr>
          <w:rFonts w:ascii="Times New Roman" w:eastAsia="Times New Roman" w:hAnsi="Times New Roman" w:cs="Times New Roman"/>
          <w:sz w:val="24"/>
          <w:szCs w:val="24"/>
        </w:rPr>
        <w:t xml:space="preserve">: 804-805. </w:t>
      </w:r>
    </w:p>
    <w:p w14:paraId="5FFA5DDA"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Ribot C, </w:t>
      </w:r>
      <w:proofErr w:type="spellStart"/>
      <w:r>
        <w:rPr>
          <w:rFonts w:ascii="Times New Roman" w:eastAsia="Times New Roman" w:hAnsi="Times New Roman" w:cs="Times New Roman"/>
          <w:b/>
          <w:color w:val="222222"/>
          <w:sz w:val="24"/>
          <w:szCs w:val="24"/>
          <w:highlight w:val="white"/>
        </w:rPr>
        <w:t>Césari</w:t>
      </w:r>
      <w:proofErr w:type="spellEnd"/>
      <w:r>
        <w:rPr>
          <w:rFonts w:ascii="Times New Roman" w:eastAsia="Times New Roman" w:hAnsi="Times New Roman" w:cs="Times New Roman"/>
          <w:b/>
          <w:color w:val="222222"/>
          <w:sz w:val="24"/>
          <w:szCs w:val="24"/>
          <w:highlight w:val="white"/>
        </w:rPr>
        <w:t xml:space="preserve"> S, Abidi I, </w:t>
      </w:r>
      <w:proofErr w:type="spellStart"/>
      <w:r>
        <w:rPr>
          <w:rFonts w:ascii="Times New Roman" w:eastAsia="Times New Roman" w:hAnsi="Times New Roman" w:cs="Times New Roman"/>
          <w:b/>
          <w:color w:val="222222"/>
          <w:sz w:val="24"/>
          <w:szCs w:val="24"/>
          <w:highlight w:val="white"/>
        </w:rPr>
        <w:t>Chalvon</w:t>
      </w:r>
      <w:proofErr w:type="spellEnd"/>
      <w:r>
        <w:rPr>
          <w:rFonts w:ascii="Times New Roman" w:eastAsia="Times New Roman" w:hAnsi="Times New Roman" w:cs="Times New Roman"/>
          <w:b/>
          <w:color w:val="222222"/>
          <w:sz w:val="24"/>
          <w:szCs w:val="24"/>
          <w:highlight w:val="white"/>
        </w:rPr>
        <w:t xml:space="preserve"> V, </w:t>
      </w:r>
      <w:proofErr w:type="spellStart"/>
      <w:r>
        <w:rPr>
          <w:rFonts w:ascii="Times New Roman" w:eastAsia="Times New Roman" w:hAnsi="Times New Roman" w:cs="Times New Roman"/>
          <w:b/>
          <w:color w:val="222222"/>
          <w:sz w:val="24"/>
          <w:szCs w:val="24"/>
          <w:highlight w:val="white"/>
        </w:rPr>
        <w:t>Bournaud</w:t>
      </w:r>
      <w:proofErr w:type="spellEnd"/>
      <w:r>
        <w:rPr>
          <w:rFonts w:ascii="Times New Roman" w:eastAsia="Times New Roman" w:hAnsi="Times New Roman" w:cs="Times New Roman"/>
          <w:b/>
          <w:color w:val="222222"/>
          <w:sz w:val="24"/>
          <w:szCs w:val="24"/>
          <w:highlight w:val="white"/>
        </w:rPr>
        <w:t xml:space="preserve">, C., Vallet J, Lebrun MH, Morel JB, and Kroj T. 2013. </w:t>
      </w:r>
      <w:r>
        <w:rPr>
          <w:rFonts w:ascii="Times New Roman" w:eastAsia="Times New Roman" w:hAnsi="Times New Roman" w:cs="Times New Roman"/>
          <w:sz w:val="24"/>
          <w:szCs w:val="24"/>
        </w:rPr>
        <w:t xml:space="preserve">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effector </w:t>
      </w:r>
      <w:r>
        <w:rPr>
          <w:rFonts w:ascii="Times New Roman" w:eastAsia="Times New Roman" w:hAnsi="Times New Roman" w:cs="Times New Roman"/>
          <w:i/>
          <w:sz w:val="24"/>
          <w:szCs w:val="24"/>
        </w:rPr>
        <w:t>AVR1-CO39</w:t>
      </w:r>
      <w:r>
        <w:rPr>
          <w:rFonts w:ascii="Times New Roman" w:eastAsia="Times New Roman" w:hAnsi="Times New Roman" w:cs="Times New Roman"/>
          <w:sz w:val="24"/>
          <w:szCs w:val="24"/>
        </w:rPr>
        <w:t xml:space="preserve"> is translocated into rice cells independently of a fungal-derived machinery. </w:t>
      </w:r>
      <w:r>
        <w:rPr>
          <w:rFonts w:ascii="Times New Roman" w:eastAsia="Times New Roman" w:hAnsi="Times New Roman" w:cs="Times New Roman"/>
          <w:i/>
          <w:sz w:val="24"/>
          <w:szCs w:val="24"/>
        </w:rPr>
        <w:t>The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J</w:t>
      </w:r>
      <w:r>
        <w:rPr>
          <w:rFonts w:ascii="Times New Roman" w:eastAsia="Times New Roman" w:hAnsi="Times New Roman" w:cs="Times New Roman"/>
          <w:sz w:val="24"/>
          <w:szCs w:val="24"/>
        </w:rPr>
        <w:t xml:space="preserve">ournal </w:t>
      </w:r>
      <w:r>
        <w:rPr>
          <w:rFonts w:ascii="Times New Roman" w:eastAsia="Times New Roman" w:hAnsi="Times New Roman" w:cs="Times New Roman"/>
          <w:b/>
          <w:sz w:val="24"/>
          <w:szCs w:val="24"/>
        </w:rPr>
        <w:t>74</w:t>
      </w:r>
      <w:r>
        <w:rPr>
          <w:rFonts w:ascii="Times New Roman" w:eastAsia="Times New Roman" w:hAnsi="Times New Roman" w:cs="Times New Roman"/>
          <w:sz w:val="24"/>
          <w:szCs w:val="24"/>
        </w:rPr>
        <w:t>: 1- 12.</w:t>
      </w:r>
    </w:p>
    <w:p w14:paraId="5FFA5DDB" w14:textId="77777777" w:rsidR="00802F92" w:rsidRDefault="00A063F7">
      <w:pPr>
        <w:ind w:left="90"/>
        <w:rPr>
          <w:rFonts w:ascii="Times New Roman" w:hAnsi="Times New Roman"/>
        </w:rPr>
      </w:pPr>
      <w:r>
        <w:rPr>
          <w:rFonts w:ascii="Times New Roman" w:eastAsia="Times New Roman" w:hAnsi="Times New Roman" w:cs="Times New Roman"/>
          <w:b/>
          <w:color w:val="222222"/>
          <w:sz w:val="24"/>
          <w:szCs w:val="24"/>
          <w:highlight w:val="white"/>
        </w:rPr>
        <w:t xml:space="preserve">Rozas J, Sánchez-DelBarrio JC, </w:t>
      </w:r>
      <w:proofErr w:type="spellStart"/>
      <w:r>
        <w:rPr>
          <w:rFonts w:ascii="Times New Roman" w:eastAsia="Times New Roman" w:hAnsi="Times New Roman" w:cs="Times New Roman"/>
          <w:b/>
          <w:color w:val="222222"/>
          <w:sz w:val="24"/>
          <w:szCs w:val="24"/>
          <w:highlight w:val="white"/>
        </w:rPr>
        <w:t>Messeguer</w:t>
      </w:r>
      <w:proofErr w:type="spellEnd"/>
      <w:r>
        <w:rPr>
          <w:rFonts w:ascii="Times New Roman" w:eastAsia="Times New Roman" w:hAnsi="Times New Roman" w:cs="Times New Roman"/>
          <w:b/>
          <w:color w:val="222222"/>
          <w:sz w:val="24"/>
          <w:szCs w:val="24"/>
          <w:highlight w:val="white"/>
        </w:rPr>
        <w:t xml:space="preserve"> X, Rozas R. 2003.</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DnaSP</w:t>
      </w:r>
      <w:proofErr w:type="spellEnd"/>
      <w:r>
        <w:rPr>
          <w:rFonts w:ascii="Times New Roman" w:eastAsia="Times New Roman" w:hAnsi="Times New Roman" w:cs="Times New Roman"/>
          <w:sz w:val="24"/>
          <w:szCs w:val="24"/>
        </w:rPr>
        <w:t xml:space="preserve">, DNA polymorphism analyses by </w:t>
      </w:r>
      <w:proofErr w:type="gramStart"/>
      <w:r>
        <w:rPr>
          <w:rFonts w:ascii="Times New Roman" w:eastAsia="Times New Roman" w:hAnsi="Times New Roman" w:cs="Times New Roman"/>
          <w:sz w:val="24"/>
          <w:szCs w:val="24"/>
        </w:rPr>
        <w:t>the coalescent</w:t>
      </w:r>
      <w:proofErr w:type="gramEnd"/>
      <w:r>
        <w:rPr>
          <w:rFonts w:ascii="Times New Roman" w:eastAsia="Times New Roman" w:hAnsi="Times New Roman" w:cs="Times New Roman"/>
          <w:sz w:val="24"/>
          <w:szCs w:val="24"/>
        </w:rPr>
        <w:t xml:space="preserve"> and other methods. </w:t>
      </w:r>
      <w:r>
        <w:rPr>
          <w:rFonts w:ascii="Times New Roman" w:eastAsia="Times New Roman" w:hAnsi="Times New Roman" w:cs="Times New Roman"/>
          <w:i/>
          <w:sz w:val="24"/>
          <w:szCs w:val="24"/>
        </w:rPr>
        <w:t>Bioinformatics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19</w:t>
      </w:r>
      <w:r>
        <w:rPr>
          <w:rFonts w:ascii="Times New Roman" w:eastAsia="Times New Roman" w:hAnsi="Times New Roman" w:cs="Times New Roman"/>
          <w:sz w:val="24"/>
          <w:szCs w:val="24"/>
        </w:rPr>
        <w:t>: 2496-2497.</w:t>
      </w:r>
    </w:p>
    <w:p w14:paraId="5FFA5DDC" w14:textId="77777777" w:rsidR="00802F92" w:rsidRDefault="00A063F7">
      <w:pPr>
        <w:spacing w:line="360" w:lineRule="auto"/>
        <w:ind w:left="90"/>
        <w:jc w:val="both"/>
        <w:rPr>
          <w:rFonts w:ascii="Times New Roman" w:hAnsi="Times New Roman"/>
        </w:rPr>
      </w:pPr>
      <w:proofErr w:type="spellStart"/>
      <w:r>
        <w:rPr>
          <w:rFonts w:ascii="Times New Roman" w:eastAsia="Times New Roman" w:hAnsi="Times New Roman" w:cs="Times New Roman"/>
          <w:b/>
          <w:color w:val="222222"/>
          <w:sz w:val="24"/>
          <w:szCs w:val="24"/>
          <w:highlight w:val="white"/>
        </w:rPr>
        <w:t>Selisana</w:t>
      </w:r>
      <w:proofErr w:type="spellEnd"/>
      <w:r>
        <w:rPr>
          <w:rFonts w:ascii="Times New Roman" w:eastAsia="Times New Roman" w:hAnsi="Times New Roman" w:cs="Times New Roman"/>
          <w:b/>
          <w:color w:val="222222"/>
          <w:sz w:val="24"/>
          <w:szCs w:val="24"/>
          <w:highlight w:val="white"/>
        </w:rPr>
        <w:t xml:space="preserve"> SM, Yanoria MJ, Quime B, Chaipanya C, Lu G, </w:t>
      </w:r>
      <w:proofErr w:type="spellStart"/>
      <w:r>
        <w:rPr>
          <w:rFonts w:ascii="Times New Roman" w:eastAsia="Times New Roman" w:hAnsi="Times New Roman" w:cs="Times New Roman"/>
          <w:b/>
          <w:color w:val="222222"/>
          <w:sz w:val="24"/>
          <w:szCs w:val="24"/>
          <w:highlight w:val="white"/>
        </w:rPr>
        <w:t>Opulencia</w:t>
      </w:r>
      <w:proofErr w:type="spellEnd"/>
      <w:r>
        <w:rPr>
          <w:rFonts w:ascii="Times New Roman" w:eastAsia="Times New Roman" w:hAnsi="Times New Roman" w:cs="Times New Roman"/>
          <w:b/>
          <w:color w:val="222222"/>
          <w:sz w:val="24"/>
          <w:szCs w:val="24"/>
          <w:highlight w:val="white"/>
        </w:rPr>
        <w:t xml:space="preserve"> R, Wang GL, Mitchell T, Correll J, Talbot NJ, Leung H.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Avirulence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gene-based diagnosis complements existing pathogen surveillance tools for effective deployment of resistance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against rice blast disease. </w:t>
      </w:r>
      <w:r>
        <w:rPr>
          <w:rFonts w:ascii="Times New Roman" w:eastAsia="Times New Roman" w:hAnsi="Times New Roman" w:cs="Times New Roman"/>
          <w:i/>
          <w:sz w:val="24"/>
          <w:szCs w:val="24"/>
        </w:rPr>
        <w:t>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107</w:t>
      </w:r>
      <w:r>
        <w:rPr>
          <w:rFonts w:ascii="Times New Roman" w:eastAsia="Times New Roman" w:hAnsi="Times New Roman" w:cs="Times New Roman"/>
          <w:sz w:val="24"/>
          <w:szCs w:val="24"/>
        </w:rPr>
        <w:t>: 711-720.</w:t>
      </w:r>
    </w:p>
    <w:p w14:paraId="5FFA5DDD" w14:textId="77777777" w:rsidR="00802F92" w:rsidRDefault="00A063F7">
      <w:pPr>
        <w:spacing w:line="360" w:lineRule="auto"/>
        <w:ind w:left="90"/>
        <w:jc w:val="both"/>
        <w:rPr>
          <w:rFonts w:ascii="Times New Roman" w:hAnsi="Times New Roman"/>
        </w:rPr>
      </w:pPr>
      <w:r>
        <w:rPr>
          <w:rStyle w:val="StrongEmphasis"/>
          <w:rFonts w:ascii="Times New Roman" w:eastAsia="Times New Roman" w:hAnsi="Times New Roman" w:cs="Times New Roman"/>
          <w:sz w:val="24"/>
          <w:szCs w:val="24"/>
        </w:rPr>
        <w:t xml:space="preserve">Sievers F, Wilm A, Dineen D, Gibson TJ, Karplus K, Li W, Lopez R, McWilliam H, Remmert M, </w:t>
      </w:r>
      <w:proofErr w:type="spellStart"/>
      <w:r>
        <w:rPr>
          <w:rStyle w:val="StrongEmphasis"/>
          <w:rFonts w:ascii="Times New Roman" w:eastAsia="Times New Roman" w:hAnsi="Times New Roman" w:cs="Times New Roman"/>
          <w:sz w:val="24"/>
          <w:szCs w:val="24"/>
        </w:rPr>
        <w:t>Söding</w:t>
      </w:r>
      <w:proofErr w:type="spellEnd"/>
      <w:r>
        <w:rPr>
          <w:rStyle w:val="StrongEmphasis"/>
          <w:rFonts w:ascii="Times New Roman" w:eastAsia="Times New Roman" w:hAnsi="Times New Roman" w:cs="Times New Roman"/>
          <w:sz w:val="24"/>
          <w:szCs w:val="24"/>
        </w:rPr>
        <w:t xml:space="preserve"> J, Thompson JD, Higgins DG. 2011</w:t>
      </w:r>
      <w:r>
        <w:rPr>
          <w:rFonts w:ascii="Times New Roman" w:eastAsia="Times New Roman" w:hAnsi="Times New Roman" w:cs="Times New Roman"/>
          <w:sz w:val="24"/>
          <w:szCs w:val="24"/>
        </w:rPr>
        <w:t xml:space="preserve">. Fast, scalable generation of high-quality protein multiple sequence alignments using </w:t>
      </w:r>
      <w:proofErr w:type="spellStart"/>
      <w:r>
        <w:rPr>
          <w:rFonts w:ascii="Times New Roman" w:eastAsia="Times New Roman" w:hAnsi="Times New Roman" w:cs="Times New Roman"/>
          <w:sz w:val="24"/>
          <w:szCs w:val="24"/>
        </w:rPr>
        <w:t>Clustal</w:t>
      </w:r>
      <w:proofErr w:type="spellEnd"/>
      <w:r>
        <w:rPr>
          <w:rFonts w:ascii="Times New Roman" w:eastAsia="Times New Roman" w:hAnsi="Times New Roman" w:cs="Times New Roman"/>
          <w:sz w:val="24"/>
          <w:szCs w:val="24"/>
        </w:rPr>
        <w:t xml:space="preserve"> Omega. </w:t>
      </w:r>
      <w:r>
        <w:rPr>
          <w:rStyle w:val="Emphasis"/>
          <w:rFonts w:ascii="Times New Roman" w:eastAsia="Times New Roman" w:hAnsi="Times New Roman" w:cs="Times New Roman"/>
          <w:sz w:val="24"/>
          <w:szCs w:val="24"/>
        </w:rPr>
        <w:t>Mol Syst Biol</w:t>
      </w:r>
      <w:r>
        <w:rPr>
          <w:rFonts w:ascii="Times New Roman" w:eastAsia="Times New Roman" w:hAnsi="Times New Roman" w:cs="Times New Roman"/>
          <w:sz w:val="24"/>
          <w:szCs w:val="24"/>
        </w:rPr>
        <w:t xml:space="preserve">, </w:t>
      </w:r>
      <w:r>
        <w:rPr>
          <w:rStyle w:val="Emphasis"/>
          <w:rFonts w:ascii="Times New Roman" w:eastAsia="Times New Roman" w:hAnsi="Times New Roman" w:cs="Times New Roman"/>
          <w:sz w:val="24"/>
          <w:szCs w:val="24"/>
        </w:rPr>
        <w:t>7</w:t>
      </w:r>
      <w:r>
        <w:rPr>
          <w:rFonts w:ascii="Times New Roman" w:eastAsia="Times New Roman" w:hAnsi="Times New Roman" w:cs="Times New Roman"/>
          <w:sz w:val="24"/>
          <w:szCs w:val="24"/>
        </w:rPr>
        <w:t xml:space="preserve">, 539. </w:t>
      </w:r>
      <w:hyperlink r:id="rId20" w:tgtFrame="_blank">
        <w:r>
          <w:rPr>
            <w:rStyle w:val="Hyperlink"/>
            <w:rFonts w:ascii="Times New Roman" w:eastAsia="Times New Roman" w:hAnsi="Times New Roman" w:cs="Times New Roman"/>
            <w:sz w:val="24"/>
            <w:szCs w:val="24"/>
          </w:rPr>
          <w:t>https://doi.org/10.1038/msb.2011.75</w:t>
        </w:r>
      </w:hyperlink>
    </w:p>
    <w:p w14:paraId="5FFA5DDE" w14:textId="77777777" w:rsidR="00802F92" w:rsidRDefault="00A063F7">
      <w:pPr>
        <w:spacing w:line="360" w:lineRule="auto"/>
        <w:ind w:left="90"/>
        <w:jc w:val="both"/>
        <w:rPr>
          <w:rFonts w:ascii="Times New Roman" w:hAnsi="Times New Roman"/>
        </w:rPr>
      </w:pPr>
      <w:proofErr w:type="spellStart"/>
      <w:r>
        <w:rPr>
          <w:rFonts w:ascii="Times New Roman" w:eastAsia="Times New Roman" w:hAnsi="Times New Roman" w:cs="Times New Roman"/>
          <w:b/>
          <w:color w:val="222222"/>
          <w:sz w:val="24"/>
          <w:szCs w:val="24"/>
          <w:highlight w:val="white"/>
        </w:rPr>
        <w:t>Silué</w:t>
      </w:r>
      <w:proofErr w:type="spellEnd"/>
      <w:r>
        <w:rPr>
          <w:rFonts w:ascii="Times New Roman" w:eastAsia="Times New Roman" w:hAnsi="Times New Roman" w:cs="Times New Roman"/>
          <w:b/>
          <w:color w:val="222222"/>
          <w:sz w:val="24"/>
          <w:szCs w:val="24"/>
          <w:highlight w:val="white"/>
        </w:rPr>
        <w:t xml:space="preserve"> D, </w:t>
      </w:r>
      <w:proofErr w:type="spellStart"/>
      <w:r>
        <w:rPr>
          <w:rFonts w:ascii="Times New Roman" w:eastAsia="Times New Roman" w:hAnsi="Times New Roman" w:cs="Times New Roman"/>
          <w:b/>
          <w:color w:val="222222"/>
          <w:sz w:val="24"/>
          <w:szCs w:val="24"/>
          <w:highlight w:val="white"/>
        </w:rPr>
        <w:t>Notteghem</w:t>
      </w:r>
      <w:proofErr w:type="spellEnd"/>
      <w:r>
        <w:rPr>
          <w:rFonts w:ascii="Times New Roman" w:eastAsia="Times New Roman" w:hAnsi="Times New Roman" w:cs="Times New Roman"/>
          <w:b/>
          <w:color w:val="222222"/>
          <w:sz w:val="24"/>
          <w:szCs w:val="24"/>
          <w:highlight w:val="white"/>
        </w:rPr>
        <w:t xml:space="preserve"> JL, Tharreau D. 1992. </w:t>
      </w:r>
      <w:r>
        <w:rPr>
          <w:rFonts w:ascii="Times New Roman" w:eastAsia="Times New Roman" w:hAnsi="Times New Roman" w:cs="Times New Roman"/>
          <w:sz w:val="24"/>
          <w:szCs w:val="24"/>
        </w:rPr>
        <w:t xml:space="preserve">Evidence of a gene-for-gene relationship in the </w:t>
      </w:r>
      <w:r>
        <w:rPr>
          <w:rFonts w:ascii="Times New Roman" w:eastAsia="Times New Roman" w:hAnsi="Times New Roman" w:cs="Times New Roman"/>
          <w:i/>
          <w:sz w:val="24"/>
          <w:szCs w:val="24"/>
        </w:rPr>
        <w:t>Oryza sativa-Magnaporthe grisea</w:t>
      </w:r>
      <w:r>
        <w:rPr>
          <w:rFonts w:ascii="Times New Roman" w:eastAsia="Times New Roman" w:hAnsi="Times New Roman" w:cs="Times New Roman"/>
          <w:sz w:val="24"/>
          <w:szCs w:val="24"/>
        </w:rPr>
        <w:t xml:space="preserve"> pathosystem. </w:t>
      </w:r>
      <w:r>
        <w:rPr>
          <w:rFonts w:ascii="Times New Roman" w:eastAsia="Times New Roman" w:hAnsi="Times New Roman" w:cs="Times New Roman"/>
          <w:i/>
          <w:sz w:val="24"/>
          <w:szCs w:val="24"/>
        </w:rPr>
        <w:t>Phytopathology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82</w:t>
      </w:r>
      <w:r>
        <w:rPr>
          <w:rFonts w:ascii="Times New Roman" w:eastAsia="Times New Roman" w:hAnsi="Times New Roman" w:cs="Times New Roman"/>
          <w:sz w:val="24"/>
          <w:szCs w:val="24"/>
        </w:rPr>
        <w:t xml:space="preserve">: 577-580. </w:t>
      </w:r>
    </w:p>
    <w:p w14:paraId="5FFA5DDF"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 xml:space="preserve">Singh PK, Thakur S, </w:t>
      </w:r>
      <w:proofErr w:type="spellStart"/>
      <w:r>
        <w:rPr>
          <w:rFonts w:ascii="Times New Roman" w:eastAsia="Times New Roman" w:hAnsi="Times New Roman" w:cs="Times New Roman"/>
          <w:b/>
          <w:color w:val="222222"/>
          <w:sz w:val="24"/>
          <w:szCs w:val="24"/>
          <w:highlight w:val="white"/>
        </w:rPr>
        <w:t>Rathour</w:t>
      </w:r>
      <w:proofErr w:type="spellEnd"/>
      <w:r>
        <w:rPr>
          <w:rFonts w:ascii="Times New Roman" w:eastAsia="Times New Roman" w:hAnsi="Times New Roman" w:cs="Times New Roman"/>
          <w:b/>
          <w:color w:val="222222"/>
          <w:sz w:val="24"/>
          <w:szCs w:val="24"/>
          <w:highlight w:val="white"/>
        </w:rPr>
        <w:t xml:space="preserve"> R, Variar M, Prashanthi SK, Singh AK, Singh UD, Sharma V, Singh NK, Sharma TR. 2014.</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Transposon-based high sequence diversity in </w:t>
      </w:r>
      <w:proofErr w:type="spellStart"/>
      <w:r>
        <w:rPr>
          <w:rFonts w:ascii="Times New Roman" w:eastAsia="Times New Roman" w:hAnsi="Times New Roman" w:cs="Times New Roman"/>
          <w:i/>
          <w:sz w:val="24"/>
          <w:szCs w:val="24"/>
        </w:rPr>
        <w:t>Avr</w:t>
      </w:r>
      <w:proofErr w:type="spellEnd"/>
      <w:r>
        <w:rPr>
          <w:rFonts w:ascii="Times New Roman" w:eastAsia="Times New Roman" w:hAnsi="Times New Roman" w:cs="Times New Roman"/>
          <w:i/>
          <w:sz w:val="24"/>
          <w:szCs w:val="24"/>
        </w:rPr>
        <w:t>-Pita</w:t>
      </w:r>
      <w:r>
        <w:rPr>
          <w:rFonts w:ascii="Times New Roman" w:eastAsia="Times New Roman" w:hAnsi="Times New Roman" w:cs="Times New Roman"/>
          <w:sz w:val="24"/>
          <w:szCs w:val="24"/>
        </w:rPr>
        <w:t xml:space="preserve"> alleles increases the potential for pathogenicity of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populations</w:t>
      </w:r>
      <w:r>
        <w:rPr>
          <w:rFonts w:ascii="Times New Roman" w:eastAsia="Times New Roman" w:hAnsi="Times New Roman" w:cs="Times New Roman"/>
          <w:i/>
          <w:sz w:val="24"/>
          <w:szCs w:val="24"/>
        </w:rPr>
        <w:t>. Functional and Integrative Genomics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14</w:t>
      </w:r>
      <w:r>
        <w:rPr>
          <w:rFonts w:ascii="Times New Roman" w:eastAsia="Times New Roman" w:hAnsi="Times New Roman" w:cs="Times New Roman"/>
          <w:sz w:val="24"/>
          <w:szCs w:val="24"/>
        </w:rPr>
        <w:t>: 419.</w:t>
      </w:r>
    </w:p>
    <w:p w14:paraId="5FFA5DE0"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Sweigard JA, Carroll AM, Kang S, Farrall L, Chumley FG, Valent B.</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b/>
          <w:color w:val="222222"/>
          <w:sz w:val="24"/>
          <w:szCs w:val="24"/>
          <w:highlight w:val="white"/>
        </w:rPr>
        <w:t>1995.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Identification, cloning, and characterization of </w:t>
      </w:r>
      <w:r>
        <w:rPr>
          <w:rFonts w:ascii="Times New Roman" w:eastAsia="Times New Roman" w:hAnsi="Times New Roman" w:cs="Times New Roman"/>
          <w:i/>
          <w:sz w:val="24"/>
          <w:szCs w:val="24"/>
        </w:rPr>
        <w:t>PWL2</w:t>
      </w:r>
      <w:r>
        <w:rPr>
          <w:rFonts w:ascii="Times New Roman" w:eastAsia="Times New Roman" w:hAnsi="Times New Roman" w:cs="Times New Roman"/>
          <w:sz w:val="24"/>
          <w:szCs w:val="24"/>
        </w:rPr>
        <w:t xml:space="preserve">, a gene for host species specificity in the rice blast fungus.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7</w:t>
      </w:r>
      <w:r>
        <w:rPr>
          <w:rFonts w:ascii="Times New Roman" w:eastAsia="Times New Roman" w:hAnsi="Times New Roman" w:cs="Times New Roman"/>
          <w:sz w:val="24"/>
          <w:szCs w:val="24"/>
        </w:rPr>
        <w:t xml:space="preserve">: 1221-1233. </w:t>
      </w:r>
    </w:p>
    <w:p w14:paraId="5FFA5DE1"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sz w:val="24"/>
          <w:szCs w:val="24"/>
        </w:rPr>
        <w:t xml:space="preserve">Thierry M, </w:t>
      </w:r>
      <w:proofErr w:type="spellStart"/>
      <w:r>
        <w:rPr>
          <w:rFonts w:ascii="Times New Roman" w:eastAsia="Times New Roman" w:hAnsi="Times New Roman" w:cs="Times New Roman"/>
          <w:b/>
          <w:sz w:val="24"/>
          <w:szCs w:val="24"/>
        </w:rPr>
        <w:t>Charriat</w:t>
      </w:r>
      <w:proofErr w:type="spellEnd"/>
      <w:r>
        <w:rPr>
          <w:rFonts w:ascii="Times New Roman" w:eastAsia="Times New Roman" w:hAnsi="Times New Roman" w:cs="Times New Roman"/>
          <w:b/>
          <w:sz w:val="24"/>
          <w:szCs w:val="24"/>
        </w:rPr>
        <w:t xml:space="preserve"> F, Milazzo J, </w:t>
      </w:r>
      <w:proofErr w:type="spellStart"/>
      <w:r>
        <w:rPr>
          <w:rFonts w:ascii="Times New Roman" w:eastAsia="Times New Roman" w:hAnsi="Times New Roman" w:cs="Times New Roman"/>
          <w:b/>
          <w:sz w:val="24"/>
          <w:szCs w:val="24"/>
        </w:rPr>
        <w:t>Adreit</w:t>
      </w:r>
      <w:proofErr w:type="spellEnd"/>
      <w:r>
        <w:rPr>
          <w:rFonts w:ascii="Times New Roman" w:eastAsia="Times New Roman" w:hAnsi="Times New Roman" w:cs="Times New Roman"/>
          <w:b/>
          <w:sz w:val="24"/>
          <w:szCs w:val="24"/>
        </w:rPr>
        <w:t xml:space="preserve"> </w:t>
      </w:r>
      <w:proofErr w:type="spellStart"/>
      <w:proofErr w:type="gramStart"/>
      <w:r>
        <w:rPr>
          <w:rFonts w:ascii="Times New Roman" w:eastAsia="Times New Roman" w:hAnsi="Times New Roman" w:cs="Times New Roman"/>
          <w:b/>
          <w:sz w:val="24"/>
          <w:szCs w:val="24"/>
        </w:rPr>
        <w:t>H,Ravel</w:t>
      </w:r>
      <w:proofErr w:type="spellEnd"/>
      <w:proofErr w:type="gramEnd"/>
      <w:r>
        <w:rPr>
          <w:rFonts w:ascii="Times New Roman" w:eastAsia="Times New Roman" w:hAnsi="Times New Roman" w:cs="Times New Roman"/>
          <w:b/>
          <w:sz w:val="24"/>
          <w:szCs w:val="24"/>
        </w:rPr>
        <w:t xml:space="preserve"> S, Cros-</w:t>
      </w:r>
      <w:proofErr w:type="spellStart"/>
      <w:r>
        <w:rPr>
          <w:rFonts w:ascii="Times New Roman" w:eastAsia="Times New Roman" w:hAnsi="Times New Roman" w:cs="Times New Roman"/>
          <w:b/>
          <w:sz w:val="24"/>
          <w:szCs w:val="24"/>
        </w:rPr>
        <w:t>Arteil</w:t>
      </w:r>
      <w:proofErr w:type="spellEnd"/>
      <w:r>
        <w:rPr>
          <w:rFonts w:ascii="Times New Roman" w:eastAsia="Times New Roman" w:hAnsi="Times New Roman" w:cs="Times New Roman"/>
          <w:b/>
          <w:sz w:val="24"/>
          <w:szCs w:val="24"/>
        </w:rPr>
        <w:t xml:space="preserve"> S</w:t>
      </w:r>
      <w:r>
        <w:rPr>
          <w:rFonts w:ascii="Times New Roman" w:eastAsia="Times New Roman" w:hAnsi="Times New Roman" w:cs="Times New Roman"/>
          <w:sz w:val="24"/>
          <w:szCs w:val="24"/>
        </w:rPr>
        <w:t xml:space="preserve">, et al. (2022) Maintenance of divergent lineages of the Rice Blast Fungus </w:t>
      </w:r>
      <w:proofErr w:type="spellStart"/>
      <w:r>
        <w:rPr>
          <w:rFonts w:ascii="Times New Roman" w:eastAsia="Times New Roman" w:hAnsi="Times New Roman" w:cs="Times New Roman"/>
          <w:i/>
          <w:sz w:val="24"/>
          <w:szCs w:val="24"/>
        </w:rPr>
        <w:t>Pyricularia</w:t>
      </w:r>
      <w:proofErr w:type="spellEnd"/>
      <w:r>
        <w:rPr>
          <w:rFonts w:ascii="Times New Roman" w:eastAsia="Times New Roman" w:hAnsi="Times New Roman" w:cs="Times New Roman"/>
          <w:i/>
          <w:sz w:val="24"/>
          <w:szCs w:val="24"/>
        </w:rPr>
        <w:t xml:space="preserve"> oryzae </w:t>
      </w:r>
      <w:r>
        <w:rPr>
          <w:rFonts w:ascii="Times New Roman" w:eastAsia="Times New Roman" w:hAnsi="Times New Roman" w:cs="Times New Roman"/>
          <w:sz w:val="24"/>
          <w:szCs w:val="24"/>
        </w:rPr>
        <w:t xml:space="preserve">through niche separation, loss of sex and post-mating genetic incompatibilities. </w:t>
      </w:r>
      <w:proofErr w:type="spellStart"/>
      <w:r>
        <w:rPr>
          <w:rFonts w:ascii="Times New Roman" w:eastAsia="Times New Roman" w:hAnsi="Times New Roman" w:cs="Times New Roman"/>
          <w:sz w:val="24"/>
          <w:szCs w:val="24"/>
        </w:rPr>
        <w:t>PLoS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Pathog</w:t>
      </w:r>
      <w:proofErr w:type="spellEnd"/>
      <w:r>
        <w:rPr>
          <w:rFonts w:ascii="Times New Roman" w:eastAsia="Times New Roman" w:hAnsi="Times New Roman" w:cs="Times New Roman"/>
          <w:sz w:val="24"/>
          <w:szCs w:val="24"/>
        </w:rPr>
        <w:t xml:space="preserve"> 18(7): e1010687.</w:t>
      </w:r>
    </w:p>
    <w:p w14:paraId="5FFA5DE2" w14:textId="77777777" w:rsidR="00802F92" w:rsidRDefault="00A063F7">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Thrall PH, Burdon JJ. 2003.</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Evolution of virulence in a plant host-pathogen metapopulation. </w:t>
      </w:r>
      <w:r>
        <w:rPr>
          <w:rFonts w:ascii="Times New Roman" w:eastAsia="Times New Roman" w:hAnsi="Times New Roman" w:cs="Times New Roman"/>
          <w:i/>
          <w:sz w:val="24"/>
          <w:szCs w:val="24"/>
        </w:rPr>
        <w:t>Science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299</w:t>
      </w:r>
      <w:r>
        <w:rPr>
          <w:rFonts w:ascii="Times New Roman" w:eastAsia="Times New Roman" w:hAnsi="Times New Roman" w:cs="Times New Roman"/>
          <w:sz w:val="24"/>
          <w:szCs w:val="24"/>
        </w:rPr>
        <w:t>: 1735- 1739.</w:t>
      </w:r>
    </w:p>
    <w:p w14:paraId="5FFA5DE3" w14:textId="77777777" w:rsidR="00802F92" w:rsidRDefault="00A063F7">
      <w:pPr>
        <w:spacing w:line="360" w:lineRule="auto"/>
        <w:ind w:left="90"/>
        <w:jc w:val="both"/>
      </w:pPr>
      <w:proofErr w:type="spellStart"/>
      <w:r>
        <w:rPr>
          <w:rFonts w:ascii="Times New Roman" w:eastAsia="Times New Roman" w:hAnsi="Times New Roman" w:cs="Times New Roman"/>
          <w:b/>
          <w:bCs/>
          <w:color w:val="222222"/>
          <w:sz w:val="24"/>
          <w:szCs w:val="24"/>
          <w:highlight w:val="white"/>
        </w:rPr>
        <w:t>Vasimuddin</w:t>
      </w:r>
      <w:proofErr w:type="spellEnd"/>
      <w:r>
        <w:rPr>
          <w:rFonts w:ascii="Times New Roman" w:eastAsia="Times New Roman" w:hAnsi="Times New Roman" w:cs="Times New Roman"/>
          <w:b/>
          <w:bCs/>
          <w:color w:val="222222"/>
          <w:sz w:val="24"/>
          <w:szCs w:val="24"/>
          <w:highlight w:val="white"/>
        </w:rPr>
        <w:t xml:space="preserve"> Md, Misra S, Li H, Aluru S. 2019.</w:t>
      </w:r>
      <w:r>
        <w:rPr>
          <w:rFonts w:ascii="Times New Roman" w:eastAsia="Times New Roman" w:hAnsi="Times New Roman" w:cs="Times New Roman"/>
          <w:color w:val="222222"/>
          <w:sz w:val="24"/>
          <w:szCs w:val="24"/>
          <w:highlight w:val="white"/>
        </w:rPr>
        <w:t xml:space="preserve"> Efficient Architecture-Aware Acceleration of BWA-MEM for Multicore Systems. </w:t>
      </w:r>
      <w:r>
        <w:rPr>
          <w:rFonts w:ascii="Times New Roman" w:eastAsia="Times New Roman" w:hAnsi="Times New Roman" w:cs="Times New Roman"/>
          <w:i/>
          <w:iCs/>
          <w:color w:val="222222"/>
          <w:sz w:val="24"/>
          <w:szCs w:val="24"/>
          <w:highlight w:val="white"/>
        </w:rPr>
        <w:t>IEEE Parallel and Distributed Processing Symposium (IPDPS)</w:t>
      </w:r>
      <w:r>
        <w:rPr>
          <w:rFonts w:ascii="Times New Roman" w:eastAsia="Times New Roman" w:hAnsi="Times New Roman" w:cs="Times New Roman"/>
          <w:color w:val="222222"/>
          <w:sz w:val="24"/>
          <w:szCs w:val="24"/>
          <w:highlight w:val="white"/>
        </w:rPr>
        <w:t>.</w:t>
      </w:r>
    </w:p>
    <w:p w14:paraId="5FFA5DE4"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bCs/>
          <w:color w:val="222222"/>
          <w:sz w:val="24"/>
          <w:szCs w:val="24"/>
          <w:highlight w:val="white"/>
        </w:rPr>
        <w:t xml:space="preserve">Vera Cruz CM, Bai J, </w:t>
      </w:r>
      <w:proofErr w:type="spellStart"/>
      <w:r>
        <w:rPr>
          <w:rFonts w:ascii="Times New Roman" w:eastAsia="Times New Roman" w:hAnsi="Times New Roman" w:cs="Times New Roman"/>
          <w:b/>
          <w:bCs/>
          <w:color w:val="222222"/>
          <w:sz w:val="24"/>
          <w:szCs w:val="24"/>
          <w:highlight w:val="white"/>
        </w:rPr>
        <w:t>Oña</w:t>
      </w:r>
      <w:proofErr w:type="spellEnd"/>
      <w:r>
        <w:rPr>
          <w:rFonts w:ascii="Times New Roman" w:eastAsia="Times New Roman" w:hAnsi="Times New Roman" w:cs="Times New Roman"/>
          <w:b/>
          <w:bCs/>
          <w:color w:val="222222"/>
          <w:sz w:val="24"/>
          <w:szCs w:val="24"/>
          <w:highlight w:val="white"/>
        </w:rPr>
        <w:t xml:space="preserve"> I, Leung H, </w:t>
      </w:r>
      <w:r>
        <w:rPr>
          <w:rFonts w:ascii="Times New Roman" w:eastAsia="Times New Roman" w:hAnsi="Times New Roman" w:cs="Times New Roman"/>
          <w:b/>
          <w:color w:val="222222"/>
          <w:sz w:val="24"/>
          <w:szCs w:val="24"/>
          <w:highlight w:val="white"/>
        </w:rPr>
        <w:t>Nelson RJ, Mew TW, Leach JE. 2000.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Predicting durability of a disease resistance gene based on an assessment of the fitness loss and epidemiological consequences of avirulence gene mutation. </w:t>
      </w:r>
      <w:r>
        <w:rPr>
          <w:rFonts w:ascii="Times New Roman" w:eastAsia="Times New Roman" w:hAnsi="Times New Roman" w:cs="Times New Roman"/>
          <w:i/>
          <w:sz w:val="24"/>
          <w:szCs w:val="24"/>
        </w:rPr>
        <w:t xml:space="preserve">Proceedings of the National Academy of Sciences of the United States of America </w:t>
      </w:r>
      <w:r>
        <w:rPr>
          <w:rFonts w:ascii="Times New Roman" w:eastAsia="Times New Roman" w:hAnsi="Times New Roman" w:cs="Times New Roman"/>
          <w:b/>
          <w:sz w:val="24"/>
          <w:szCs w:val="24"/>
        </w:rPr>
        <w:t>97</w:t>
      </w:r>
      <w:r>
        <w:rPr>
          <w:rFonts w:ascii="Times New Roman" w:eastAsia="Times New Roman" w:hAnsi="Times New Roman" w:cs="Times New Roman"/>
          <w:sz w:val="24"/>
          <w:szCs w:val="24"/>
        </w:rPr>
        <w:t>: 13500-13505.</w:t>
      </w:r>
    </w:p>
    <w:p w14:paraId="5FFA5DE5" w14:textId="77777777" w:rsidR="00802F92" w:rsidRDefault="00A063F7">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 xml:space="preserve">Wang BH, Ebbole DJ, Wang ZH. 2017. </w:t>
      </w:r>
      <w:r>
        <w:rPr>
          <w:rFonts w:ascii="Times New Roman" w:eastAsia="Times New Roman" w:hAnsi="Times New Roman" w:cs="Times New Roman"/>
          <w:sz w:val="24"/>
          <w:szCs w:val="24"/>
        </w:rPr>
        <w:t xml:space="preserve">The arms race between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and rice: diversity and interaction of </w:t>
      </w:r>
      <w:proofErr w:type="spellStart"/>
      <w:r>
        <w:rPr>
          <w:rFonts w:ascii="Times New Roman" w:eastAsia="Times New Roman" w:hAnsi="Times New Roman" w:cs="Times New Roman"/>
          <w:i/>
          <w:sz w:val="24"/>
          <w:szCs w:val="24"/>
        </w:rPr>
        <w:t>Avr</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color w:val="222222"/>
          <w:sz w:val="24"/>
          <w:szCs w:val="24"/>
          <w:highlight w:val="white"/>
        </w:rPr>
        <w:t xml:space="preserve">Journal of Integrative Agriculture </w:t>
      </w:r>
      <w:r>
        <w:rPr>
          <w:rFonts w:ascii="Times New Roman" w:eastAsia="Times New Roman" w:hAnsi="Times New Roman" w:cs="Times New Roman"/>
          <w:b/>
          <w:sz w:val="24"/>
          <w:szCs w:val="24"/>
        </w:rPr>
        <w:t>16</w:t>
      </w:r>
      <w:r>
        <w:rPr>
          <w:rFonts w:ascii="Times New Roman" w:eastAsia="Times New Roman" w:hAnsi="Times New Roman" w:cs="Times New Roman"/>
          <w:sz w:val="24"/>
          <w:szCs w:val="24"/>
        </w:rPr>
        <w:t>: 2746–2760.</w:t>
      </w:r>
    </w:p>
    <w:p w14:paraId="5FFA5DE6" w14:textId="77777777" w:rsidR="00802F92" w:rsidRDefault="00802F92">
      <w:pPr>
        <w:spacing w:after="0" w:line="360" w:lineRule="auto"/>
        <w:ind w:left="90"/>
        <w:rPr>
          <w:rFonts w:ascii="Times New Roman" w:eastAsia="Times New Roman" w:hAnsi="Times New Roman" w:cs="Times New Roman"/>
          <w:sz w:val="24"/>
          <w:szCs w:val="24"/>
        </w:rPr>
      </w:pPr>
    </w:p>
    <w:p w14:paraId="5FFA5DE7" w14:textId="77777777" w:rsidR="00802F92" w:rsidRDefault="00A063F7">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Wang X, Jia MH, Ghai P, Lee FN, Jia Y.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Genome-wide association of rice blast disease resistance and yield related components of rice.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28</w:t>
      </w:r>
      <w:r>
        <w:rPr>
          <w:rFonts w:ascii="Times New Roman" w:eastAsia="Times New Roman" w:hAnsi="Times New Roman" w:cs="Times New Roman"/>
          <w:sz w:val="24"/>
          <w:szCs w:val="24"/>
        </w:rPr>
        <w:t>: 1382-1392.</w:t>
      </w:r>
    </w:p>
    <w:p w14:paraId="5FFA5DE8" w14:textId="77777777" w:rsidR="00802F92" w:rsidRDefault="00802F92">
      <w:pPr>
        <w:spacing w:after="0" w:line="360" w:lineRule="auto"/>
        <w:ind w:left="90"/>
        <w:rPr>
          <w:rFonts w:ascii="Times New Roman" w:eastAsia="Times New Roman" w:hAnsi="Times New Roman" w:cs="Times New Roman"/>
          <w:sz w:val="24"/>
          <w:szCs w:val="24"/>
        </w:rPr>
      </w:pPr>
    </w:p>
    <w:p w14:paraId="5FFA5DE9" w14:textId="77777777" w:rsidR="00802F92" w:rsidRDefault="00A063F7">
      <w:pPr>
        <w:spacing w:after="0" w:line="360" w:lineRule="auto"/>
        <w:ind w:left="90"/>
        <w:rPr>
          <w:rFonts w:ascii="Times New Roman" w:hAnsi="Times New Roman"/>
        </w:rPr>
      </w:pPr>
      <w:r>
        <w:rPr>
          <w:rFonts w:ascii="Times New Roman" w:eastAsia="Times New Roman" w:hAnsi="Times New Roman" w:cs="Times New Roman"/>
          <w:b/>
          <w:color w:val="222222"/>
          <w:sz w:val="24"/>
          <w:szCs w:val="24"/>
          <w:highlight w:val="white"/>
        </w:rPr>
        <w:t>Wang X, Jia Y, Wamishe Y, Jia MH, Valen B.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Dynamic changes in the rice blast population in the United States over six decades.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30</w:t>
      </w:r>
      <w:r>
        <w:rPr>
          <w:rFonts w:ascii="Times New Roman" w:eastAsia="Times New Roman" w:hAnsi="Times New Roman" w:cs="Times New Roman"/>
          <w:sz w:val="24"/>
          <w:szCs w:val="24"/>
        </w:rPr>
        <w:t>: 803-812.</w:t>
      </w:r>
    </w:p>
    <w:p w14:paraId="5FFA5DEA" w14:textId="77777777" w:rsidR="00802F92" w:rsidRDefault="00802F92">
      <w:pPr>
        <w:spacing w:after="0" w:line="360" w:lineRule="auto"/>
        <w:ind w:left="90"/>
        <w:rPr>
          <w:rFonts w:ascii="Times New Roman" w:eastAsia="Times New Roman" w:hAnsi="Times New Roman" w:cs="Times New Roman"/>
          <w:sz w:val="24"/>
          <w:szCs w:val="24"/>
        </w:rPr>
      </w:pPr>
    </w:p>
    <w:p w14:paraId="5FFA5DEB" w14:textId="77777777" w:rsidR="00802F92" w:rsidRDefault="00A063F7">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Wickham H</w:t>
      </w: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 xml:space="preserve">2016. </w:t>
      </w:r>
      <w:r>
        <w:rPr>
          <w:rFonts w:ascii="Times New Roman" w:eastAsia="Times New Roman" w:hAnsi="Times New Roman" w:cs="Times New Roman"/>
          <w:sz w:val="24"/>
          <w:szCs w:val="24"/>
        </w:rPr>
        <w:t>ggplot2: Elegant Graphics for Data Analysis. Springer-Verlag New York.</w:t>
      </w:r>
    </w:p>
    <w:p w14:paraId="5FFA5DEC" w14:textId="77777777" w:rsidR="00802F92" w:rsidRDefault="00802F92">
      <w:pPr>
        <w:spacing w:after="0" w:line="360" w:lineRule="auto"/>
        <w:ind w:left="90"/>
        <w:rPr>
          <w:rFonts w:ascii="Times New Roman" w:eastAsia="Times New Roman" w:hAnsi="Times New Roman" w:cs="Times New Roman"/>
          <w:sz w:val="24"/>
          <w:szCs w:val="24"/>
        </w:rPr>
      </w:pPr>
    </w:p>
    <w:p w14:paraId="5FFA5DED" w14:textId="77777777" w:rsidR="00802F92" w:rsidRDefault="00A063F7">
      <w:pPr>
        <w:spacing w:after="0" w:line="360" w:lineRule="auto"/>
        <w:ind w:left="9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Wood SN. 2011.</w:t>
      </w:r>
      <w:r>
        <w:rPr>
          <w:rFonts w:ascii="Times New Roman" w:eastAsia="Times New Roman" w:hAnsi="Times New Roman" w:cs="Times New Roman"/>
          <w:sz w:val="24"/>
          <w:szCs w:val="24"/>
        </w:rPr>
        <w:t xml:space="preserve"> Fast stable restricted maximum likelihood and marginal likelihood estimation of semiparametric generalized linear models. </w:t>
      </w:r>
      <w:r>
        <w:rPr>
          <w:rFonts w:ascii="Times New Roman" w:eastAsia="Times New Roman" w:hAnsi="Times New Roman" w:cs="Times New Roman"/>
          <w:i/>
          <w:iCs/>
          <w:sz w:val="24"/>
          <w:szCs w:val="24"/>
        </w:rPr>
        <w:t>Journal of the Royal Statistical Society (B)</w:t>
      </w:r>
      <w:r>
        <w:rPr>
          <w:rFonts w:ascii="Times New Roman" w:eastAsia="Times New Roman" w:hAnsi="Times New Roman" w:cs="Times New Roman"/>
          <w:sz w:val="24"/>
          <w:szCs w:val="24"/>
        </w:rPr>
        <w:t xml:space="preserve"> 73(1):3-36</w:t>
      </w:r>
    </w:p>
    <w:p w14:paraId="5FFA5DEE" w14:textId="77777777" w:rsidR="00802F92" w:rsidRDefault="00802F92">
      <w:pPr>
        <w:spacing w:after="0" w:line="360" w:lineRule="auto"/>
        <w:ind w:left="90"/>
        <w:rPr>
          <w:rFonts w:ascii="Times New Roman" w:eastAsia="Times New Roman" w:hAnsi="Times New Roman" w:cs="Times New Roman"/>
          <w:sz w:val="24"/>
          <w:szCs w:val="24"/>
        </w:rPr>
      </w:pPr>
    </w:p>
    <w:p w14:paraId="5FFA5DEF"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Wu J, Kou Y, Bao J, Li Y, Tang M, Zhu X, </w:t>
      </w:r>
      <w:proofErr w:type="spellStart"/>
      <w:r>
        <w:rPr>
          <w:rFonts w:ascii="Times New Roman" w:eastAsia="Times New Roman" w:hAnsi="Times New Roman" w:cs="Times New Roman"/>
          <w:b/>
          <w:color w:val="222222"/>
          <w:sz w:val="24"/>
          <w:szCs w:val="24"/>
          <w:highlight w:val="white"/>
        </w:rPr>
        <w:t>Ponaya</w:t>
      </w:r>
      <w:proofErr w:type="spellEnd"/>
      <w:r>
        <w:rPr>
          <w:rFonts w:ascii="Times New Roman" w:eastAsia="Times New Roman" w:hAnsi="Times New Roman" w:cs="Times New Roman"/>
          <w:b/>
          <w:color w:val="222222"/>
          <w:sz w:val="24"/>
          <w:szCs w:val="24"/>
          <w:highlight w:val="white"/>
        </w:rPr>
        <w:t xml:space="preserve"> A, Xiao G, Li J, Li C, Song MY.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Comparative genomics identifies 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effector </w:t>
      </w:r>
      <w:r>
        <w:rPr>
          <w:rFonts w:ascii="Times New Roman" w:eastAsia="Times New Roman" w:hAnsi="Times New Roman" w:cs="Times New Roman"/>
          <w:i/>
          <w:sz w:val="24"/>
          <w:szCs w:val="24"/>
        </w:rPr>
        <w:t xml:space="preserve">AvrPi9 </w:t>
      </w:r>
      <w:r>
        <w:rPr>
          <w:rFonts w:ascii="Times New Roman" w:eastAsia="Times New Roman" w:hAnsi="Times New Roman" w:cs="Times New Roman"/>
          <w:sz w:val="24"/>
          <w:szCs w:val="24"/>
        </w:rPr>
        <w:t xml:space="preserve">that triggers </w:t>
      </w:r>
      <w:r>
        <w:rPr>
          <w:rFonts w:ascii="Times New Roman" w:eastAsia="Times New Roman" w:hAnsi="Times New Roman" w:cs="Times New Roman"/>
          <w:i/>
          <w:sz w:val="24"/>
          <w:szCs w:val="24"/>
        </w:rPr>
        <w:t>Pi9</w:t>
      </w:r>
      <w:r>
        <w:rPr>
          <w:rFonts w:ascii="Times New Roman" w:eastAsia="Times New Roman" w:hAnsi="Times New Roman" w:cs="Times New Roman"/>
          <w:sz w:val="24"/>
          <w:szCs w:val="24"/>
        </w:rPr>
        <w:t xml:space="preserve">-mediated blast resistance in rice. </w:t>
      </w:r>
      <w:r>
        <w:rPr>
          <w:rFonts w:ascii="Times New Roman" w:eastAsia="Times New Roman" w:hAnsi="Times New Roman" w:cs="Times New Roman"/>
          <w:i/>
          <w:sz w:val="24"/>
          <w:szCs w:val="24"/>
        </w:rPr>
        <w:t xml:space="preserve">New Phytologist </w:t>
      </w:r>
      <w:r>
        <w:rPr>
          <w:rFonts w:ascii="Times New Roman" w:eastAsia="Times New Roman" w:hAnsi="Times New Roman" w:cs="Times New Roman"/>
          <w:b/>
          <w:sz w:val="24"/>
          <w:szCs w:val="24"/>
        </w:rPr>
        <w:t>206</w:t>
      </w:r>
      <w:r>
        <w:rPr>
          <w:rFonts w:ascii="Times New Roman" w:eastAsia="Times New Roman" w:hAnsi="Times New Roman" w:cs="Times New Roman"/>
          <w:sz w:val="24"/>
          <w:szCs w:val="24"/>
        </w:rPr>
        <w:t>: 1463-1475.</w:t>
      </w:r>
    </w:p>
    <w:p w14:paraId="5FFA5DF0"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Wu W, Wang L, Zhang S, Li Z, Zhang Y, Lin F, Pan Q. 2014. </w:t>
      </w:r>
      <w:r>
        <w:rPr>
          <w:rFonts w:ascii="Times New Roman" w:eastAsia="Times New Roman" w:hAnsi="Times New Roman" w:cs="Times New Roman"/>
          <w:sz w:val="24"/>
          <w:szCs w:val="24"/>
        </w:rPr>
        <w:t xml:space="preserve">Stepwise arms race between </w:t>
      </w:r>
      <w:proofErr w:type="spellStart"/>
      <w:r>
        <w:rPr>
          <w:rFonts w:ascii="Times New Roman" w:eastAsia="Times New Roman" w:hAnsi="Times New Roman" w:cs="Times New Roman"/>
          <w:i/>
          <w:sz w:val="24"/>
          <w:szCs w:val="24"/>
        </w:rPr>
        <w:t>AvrPik</w:t>
      </w:r>
      <w:proofErr w:type="spellEnd"/>
      <w:r>
        <w:rPr>
          <w:rFonts w:ascii="Times New Roman" w:eastAsia="Times New Roman" w:hAnsi="Times New Roman" w:cs="Times New Roman"/>
          <w:sz w:val="24"/>
          <w:szCs w:val="24"/>
        </w:rPr>
        <w:t xml:space="preserve"> and </w:t>
      </w:r>
      <w:r>
        <w:rPr>
          <w:rFonts w:ascii="Times New Roman" w:eastAsia="Times New Roman" w:hAnsi="Times New Roman" w:cs="Times New Roman"/>
          <w:i/>
          <w:sz w:val="24"/>
          <w:szCs w:val="24"/>
        </w:rPr>
        <w:t>Pik</w:t>
      </w:r>
      <w:r>
        <w:rPr>
          <w:rFonts w:ascii="Times New Roman" w:eastAsia="Times New Roman" w:hAnsi="Times New Roman" w:cs="Times New Roman"/>
          <w:sz w:val="24"/>
          <w:szCs w:val="24"/>
        </w:rPr>
        <w:t xml:space="preserve"> alleles in the rice blast pathosystem. </w:t>
      </w:r>
      <w:r>
        <w:rPr>
          <w:rFonts w:ascii="Times New Roman" w:eastAsia="Times New Roman" w:hAnsi="Times New Roman" w:cs="Times New Roman"/>
          <w:i/>
          <w:sz w:val="24"/>
          <w:szCs w:val="24"/>
        </w:rPr>
        <w:t>Molecular Plant-Microbe Interactions</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27</w:t>
      </w:r>
      <w:r>
        <w:rPr>
          <w:rFonts w:ascii="Times New Roman" w:eastAsia="Times New Roman" w:hAnsi="Times New Roman" w:cs="Times New Roman"/>
          <w:sz w:val="24"/>
          <w:szCs w:val="24"/>
        </w:rPr>
        <w:t>: 759-769.</w:t>
      </w:r>
    </w:p>
    <w:p w14:paraId="5FFA5DF1"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Xing J, Jia Y, Correll JC, Lee FN, Cartwright R, Cao M, Yuan L. 2013.</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Analysis of genetic and molecular identity among field isolates of the rice blast fungus with an international differential system, Rep-PCR, and DNA Sequencing. </w:t>
      </w:r>
      <w:r>
        <w:rPr>
          <w:rFonts w:ascii="Times New Roman" w:eastAsia="Times New Roman" w:hAnsi="Times New Roman" w:cs="Times New Roman"/>
          <w:i/>
          <w:sz w:val="24"/>
          <w:szCs w:val="24"/>
        </w:rPr>
        <w:t>Plant Dis</w:t>
      </w:r>
      <w:r>
        <w:rPr>
          <w:rFonts w:ascii="Times New Roman" w:eastAsia="Times New Roman" w:hAnsi="Times New Roman" w:cs="Times New Roman"/>
          <w:sz w:val="24"/>
          <w:szCs w:val="24"/>
        </w:rPr>
        <w:t xml:space="preserve">ease </w:t>
      </w:r>
      <w:r>
        <w:rPr>
          <w:rFonts w:ascii="Times New Roman" w:eastAsia="Times New Roman" w:hAnsi="Times New Roman" w:cs="Times New Roman"/>
          <w:b/>
          <w:sz w:val="24"/>
          <w:szCs w:val="24"/>
        </w:rPr>
        <w:t>97</w:t>
      </w:r>
      <w:r>
        <w:rPr>
          <w:rFonts w:ascii="Times New Roman" w:eastAsia="Times New Roman" w:hAnsi="Times New Roman" w:cs="Times New Roman"/>
          <w:sz w:val="24"/>
          <w:szCs w:val="24"/>
        </w:rPr>
        <w:t xml:space="preserve">: 491- 495. </w:t>
      </w:r>
    </w:p>
    <w:p w14:paraId="5FFA5DF2"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Xing J, Jia Y, Peng Z, Shi Y, He Q, Shu F, Zhang W, Zhang Z, Deng H. 2017.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Characterization of molecular identity and pathogenicity of rice blast fungus in Hunan province of China. </w:t>
      </w:r>
      <w:r>
        <w:rPr>
          <w:rFonts w:ascii="Times New Roman" w:eastAsia="Times New Roman" w:hAnsi="Times New Roman" w:cs="Times New Roman"/>
          <w:i/>
          <w:sz w:val="24"/>
          <w:szCs w:val="24"/>
        </w:rPr>
        <w:t>Plant Disease</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101</w:t>
      </w:r>
      <w:r>
        <w:rPr>
          <w:rFonts w:ascii="Times New Roman" w:eastAsia="Times New Roman" w:hAnsi="Times New Roman" w:cs="Times New Roman"/>
          <w:sz w:val="24"/>
          <w:szCs w:val="24"/>
        </w:rPr>
        <w:t>: 557-561.</w:t>
      </w:r>
    </w:p>
    <w:p w14:paraId="5FFA5DF3"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sz w:val="24"/>
          <w:szCs w:val="24"/>
        </w:rPr>
        <w:t xml:space="preserve">Ye J, </w:t>
      </w:r>
      <w:proofErr w:type="spellStart"/>
      <w:r>
        <w:rPr>
          <w:rFonts w:ascii="Times New Roman" w:eastAsia="Times New Roman" w:hAnsi="Times New Roman" w:cs="Times New Roman"/>
          <w:b/>
          <w:sz w:val="24"/>
          <w:szCs w:val="24"/>
        </w:rPr>
        <w:t>Coulouris</w:t>
      </w:r>
      <w:proofErr w:type="spellEnd"/>
      <w:r>
        <w:rPr>
          <w:rFonts w:ascii="Times New Roman" w:eastAsia="Times New Roman" w:hAnsi="Times New Roman" w:cs="Times New Roman"/>
          <w:b/>
          <w:sz w:val="24"/>
          <w:szCs w:val="24"/>
        </w:rPr>
        <w:t xml:space="preserve"> G, Zaretskaya I. et al.</w:t>
      </w:r>
      <w:r>
        <w:rPr>
          <w:rFonts w:ascii="Times New Roman" w:eastAsia="Times New Roman" w:hAnsi="Times New Roman" w:cs="Times New Roman"/>
          <w:sz w:val="24"/>
          <w:szCs w:val="24"/>
        </w:rPr>
        <w:t xml:space="preserve"> 2012. Primer-BLAST: A tool to design target-specific primers for polymerase chain reaction. BMC Bioinformatics 13:134. </w:t>
      </w:r>
    </w:p>
    <w:p w14:paraId="5FFA5DF4"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Yoshida K, </w:t>
      </w:r>
      <w:proofErr w:type="spellStart"/>
      <w:r>
        <w:rPr>
          <w:rFonts w:ascii="Times New Roman" w:eastAsia="Times New Roman" w:hAnsi="Times New Roman" w:cs="Times New Roman"/>
          <w:b/>
          <w:color w:val="222222"/>
          <w:sz w:val="24"/>
          <w:szCs w:val="24"/>
          <w:highlight w:val="white"/>
        </w:rPr>
        <w:t>Saitoh</w:t>
      </w:r>
      <w:proofErr w:type="spellEnd"/>
      <w:r>
        <w:rPr>
          <w:rFonts w:ascii="Times New Roman" w:eastAsia="Times New Roman" w:hAnsi="Times New Roman" w:cs="Times New Roman"/>
          <w:b/>
          <w:color w:val="222222"/>
          <w:sz w:val="24"/>
          <w:szCs w:val="24"/>
          <w:highlight w:val="white"/>
        </w:rPr>
        <w:t xml:space="preserve"> H, </w:t>
      </w:r>
      <w:proofErr w:type="spellStart"/>
      <w:r>
        <w:rPr>
          <w:rFonts w:ascii="Times New Roman" w:eastAsia="Times New Roman" w:hAnsi="Times New Roman" w:cs="Times New Roman"/>
          <w:b/>
          <w:color w:val="222222"/>
          <w:sz w:val="24"/>
          <w:szCs w:val="24"/>
          <w:highlight w:val="white"/>
        </w:rPr>
        <w:t>Fujisaw</w:t>
      </w:r>
      <w:proofErr w:type="spellEnd"/>
      <w:r>
        <w:rPr>
          <w:rFonts w:ascii="Times New Roman" w:eastAsia="Times New Roman" w:hAnsi="Times New Roman" w:cs="Times New Roman"/>
          <w:b/>
          <w:color w:val="222222"/>
          <w:sz w:val="24"/>
          <w:szCs w:val="24"/>
          <w:highlight w:val="white"/>
        </w:rPr>
        <w:t xml:space="preserve"> S, Kanzaki H, Matsumura H, Yoshida K, Tosa Y, Chuma I, Takano Y, Win J, Kamoun S. 2009.</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Association genetics reveals three novel avirulence genes from the rice blast fungal pathogen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w:t>
      </w:r>
      <w:r>
        <w:rPr>
          <w:rFonts w:ascii="Times New Roman" w:eastAsia="Times New Roman" w:hAnsi="Times New Roman" w:cs="Times New Roman"/>
          <w:i/>
          <w:sz w:val="24"/>
          <w:szCs w:val="24"/>
        </w:rPr>
        <w:t>Plant Cell</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21</w:t>
      </w:r>
      <w:r>
        <w:rPr>
          <w:rFonts w:ascii="Times New Roman" w:eastAsia="Times New Roman" w:hAnsi="Times New Roman" w:cs="Times New Roman"/>
          <w:sz w:val="24"/>
          <w:szCs w:val="24"/>
        </w:rPr>
        <w:t xml:space="preserve">: 1573-1591. </w:t>
      </w:r>
    </w:p>
    <w:p w14:paraId="5FFA5DF5"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Zhang S, Wang L, Wu W, He L, Yang X, Pan Q. 2015.</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Function and evolution of </w:t>
      </w:r>
      <w:r>
        <w:rPr>
          <w:rFonts w:ascii="Times New Roman" w:eastAsia="Times New Roman" w:hAnsi="Times New Roman" w:cs="Times New Roman"/>
          <w:i/>
          <w:color w:val="222222"/>
          <w:sz w:val="24"/>
          <w:szCs w:val="24"/>
        </w:rPr>
        <w:t>Magnaporthe oryzae</w:t>
      </w:r>
      <w:r>
        <w:rPr>
          <w:rFonts w:ascii="Times New Roman" w:eastAsia="Times New Roman" w:hAnsi="Times New Roman" w:cs="Times New Roman"/>
          <w:color w:val="222222"/>
          <w:sz w:val="24"/>
          <w:szCs w:val="24"/>
        </w:rPr>
        <w:t xml:space="preserve"> avirulence gene</w:t>
      </w:r>
      <w:r>
        <w:rPr>
          <w:rFonts w:ascii="Times New Roman" w:eastAsia="Times New Roman" w:hAnsi="Times New Roman" w:cs="Times New Roman"/>
          <w:i/>
          <w:color w:val="222222"/>
          <w:sz w:val="24"/>
          <w:szCs w:val="24"/>
        </w:rPr>
        <w:t xml:space="preserve"> </w:t>
      </w:r>
      <w:proofErr w:type="spellStart"/>
      <w:r>
        <w:rPr>
          <w:rFonts w:ascii="Times New Roman" w:eastAsia="Times New Roman" w:hAnsi="Times New Roman" w:cs="Times New Roman"/>
          <w:i/>
          <w:color w:val="222222"/>
          <w:sz w:val="24"/>
          <w:szCs w:val="24"/>
        </w:rPr>
        <w:t>AvrPib</w:t>
      </w:r>
      <w:proofErr w:type="spellEnd"/>
      <w:r>
        <w:rPr>
          <w:rFonts w:ascii="Times New Roman" w:eastAsia="Times New Roman" w:hAnsi="Times New Roman" w:cs="Times New Roman"/>
          <w:i/>
          <w:color w:val="222222"/>
          <w:sz w:val="24"/>
          <w:szCs w:val="24"/>
        </w:rPr>
        <w:t xml:space="preserve"> </w:t>
      </w:r>
      <w:r>
        <w:rPr>
          <w:rFonts w:ascii="Times New Roman" w:eastAsia="Times New Roman" w:hAnsi="Times New Roman" w:cs="Times New Roman"/>
          <w:color w:val="222222"/>
          <w:sz w:val="24"/>
          <w:szCs w:val="24"/>
        </w:rPr>
        <w:t xml:space="preserve">responding to the rice blast resistance gene </w:t>
      </w:r>
      <w:proofErr w:type="spellStart"/>
      <w:r>
        <w:rPr>
          <w:rFonts w:ascii="Times New Roman" w:eastAsia="Times New Roman" w:hAnsi="Times New Roman" w:cs="Times New Roman"/>
          <w:i/>
          <w:color w:val="222222"/>
          <w:sz w:val="24"/>
          <w:szCs w:val="24"/>
        </w:rPr>
        <w:t>Pib</w:t>
      </w:r>
      <w:proofErr w:type="spellEnd"/>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 xml:space="preserve">Scientific Reports </w:t>
      </w:r>
      <w:r>
        <w:rPr>
          <w:rFonts w:ascii="Times New Roman" w:eastAsia="Times New Roman" w:hAnsi="Times New Roman" w:cs="Times New Roman"/>
          <w:b/>
          <w:color w:val="222222"/>
          <w:sz w:val="24"/>
          <w:szCs w:val="24"/>
        </w:rPr>
        <w:t>5</w:t>
      </w:r>
      <w:r>
        <w:rPr>
          <w:rFonts w:ascii="Times New Roman" w:eastAsia="Times New Roman" w:hAnsi="Times New Roman" w:cs="Times New Roman"/>
          <w:color w:val="222222"/>
          <w:sz w:val="24"/>
          <w:szCs w:val="24"/>
        </w:rPr>
        <w:t>: 1642.</w:t>
      </w:r>
    </w:p>
    <w:p w14:paraId="5FFA5DF6"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lastRenderedPageBreak/>
        <w:t>Zhang Z, Jia Y, Wang Y, Sun G. 2020.</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A rapid survey of avirulence genes in field isolates of </w:t>
      </w:r>
      <w:r>
        <w:rPr>
          <w:rFonts w:ascii="Times New Roman" w:eastAsia="Times New Roman" w:hAnsi="Times New Roman" w:cs="Times New Roman"/>
          <w:i/>
          <w:color w:val="222222"/>
          <w:sz w:val="24"/>
          <w:szCs w:val="24"/>
        </w:rPr>
        <w:t>Magnaporthe oryzae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i/>
          <w:color w:val="222222"/>
          <w:sz w:val="24"/>
          <w:szCs w:val="24"/>
        </w:rPr>
        <w:t>Plant Disease</w:t>
      </w:r>
      <w:r>
        <w:rPr>
          <w:rFonts w:ascii="Times New Roman" w:eastAsia="Times New Roman" w:hAnsi="Times New Roman" w:cs="Times New Roman"/>
          <w:color w:val="222222"/>
          <w:sz w:val="24"/>
          <w:szCs w:val="24"/>
        </w:rPr>
        <w:t xml:space="preserve"> </w:t>
      </w:r>
      <w:r>
        <w:rPr>
          <w:rFonts w:ascii="Times New Roman" w:eastAsia="Times New Roman" w:hAnsi="Times New Roman" w:cs="Times New Roman"/>
          <w:b/>
          <w:color w:val="222222"/>
          <w:sz w:val="24"/>
          <w:szCs w:val="24"/>
        </w:rPr>
        <w:t>104</w:t>
      </w:r>
      <w:r>
        <w:rPr>
          <w:rFonts w:ascii="Times New Roman" w:eastAsia="Times New Roman" w:hAnsi="Times New Roman" w:cs="Times New Roman"/>
          <w:color w:val="222222"/>
          <w:sz w:val="24"/>
          <w:szCs w:val="24"/>
        </w:rPr>
        <w:t>: 717-723.</w:t>
      </w:r>
    </w:p>
    <w:p w14:paraId="5FFA5DF7"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 xml:space="preserve">Zhao H, Wang X, Jia Y, </w:t>
      </w:r>
      <w:proofErr w:type="spellStart"/>
      <w:r>
        <w:rPr>
          <w:rFonts w:ascii="Times New Roman" w:eastAsia="Times New Roman" w:hAnsi="Times New Roman" w:cs="Times New Roman"/>
          <w:b/>
          <w:color w:val="222222"/>
          <w:sz w:val="24"/>
          <w:szCs w:val="24"/>
          <w:highlight w:val="white"/>
        </w:rPr>
        <w:t>Minkenberg</w:t>
      </w:r>
      <w:proofErr w:type="spellEnd"/>
      <w:r>
        <w:rPr>
          <w:rFonts w:ascii="Times New Roman" w:eastAsia="Times New Roman" w:hAnsi="Times New Roman" w:cs="Times New Roman"/>
          <w:b/>
          <w:color w:val="222222"/>
          <w:sz w:val="24"/>
          <w:szCs w:val="24"/>
          <w:highlight w:val="white"/>
        </w:rPr>
        <w:t xml:space="preserve"> B, Wheatley M, Fan J, Jia MH, Famoso A, Edwards JD, Wamishe Y, Valent B. 2018.</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color w:val="222222"/>
          <w:sz w:val="24"/>
          <w:szCs w:val="24"/>
        </w:rPr>
        <w:t xml:space="preserve">The rice blast resistance gene </w:t>
      </w:r>
      <w:r>
        <w:rPr>
          <w:rFonts w:ascii="Times New Roman" w:eastAsia="Times New Roman" w:hAnsi="Times New Roman" w:cs="Times New Roman"/>
          <w:i/>
          <w:color w:val="222222"/>
          <w:sz w:val="24"/>
          <w:szCs w:val="24"/>
        </w:rPr>
        <w:t>Ptr</w:t>
      </w:r>
      <w:r>
        <w:rPr>
          <w:rFonts w:ascii="Times New Roman" w:eastAsia="Times New Roman" w:hAnsi="Times New Roman" w:cs="Times New Roman"/>
          <w:color w:val="222222"/>
          <w:sz w:val="24"/>
          <w:szCs w:val="24"/>
        </w:rPr>
        <w:t xml:space="preserve"> encodes an atypical protein required for broad-spectrum disease </w:t>
      </w:r>
      <w:r>
        <w:rPr>
          <w:rFonts w:ascii="Times New Roman" w:eastAsia="Times New Roman" w:hAnsi="Times New Roman" w:cs="Times New Roman"/>
          <w:sz w:val="24"/>
          <w:szCs w:val="24"/>
        </w:rPr>
        <w:t xml:space="preserve">resistance. </w:t>
      </w:r>
      <w:r>
        <w:rPr>
          <w:rFonts w:ascii="Times New Roman" w:eastAsia="Times New Roman" w:hAnsi="Times New Roman" w:cs="Times New Roman"/>
          <w:i/>
          <w:color w:val="222222"/>
          <w:sz w:val="24"/>
          <w:szCs w:val="24"/>
        </w:rPr>
        <w:t xml:space="preserve">Nature </w:t>
      </w:r>
      <w:proofErr w:type="gramStart"/>
      <w:r>
        <w:rPr>
          <w:rFonts w:ascii="Times New Roman" w:eastAsia="Times New Roman" w:hAnsi="Times New Roman" w:cs="Times New Roman"/>
          <w:i/>
          <w:color w:val="222222"/>
          <w:sz w:val="24"/>
          <w:szCs w:val="24"/>
        </w:rPr>
        <w:t>communications</w:t>
      </w:r>
      <w:proofErr w:type="gramEnd"/>
      <w:r>
        <w:rPr>
          <w:rFonts w:ascii="Times New Roman" w:eastAsia="Times New Roman" w:hAnsi="Times New Roman" w:cs="Times New Roman"/>
          <w:b/>
          <w:color w:val="222222"/>
          <w:sz w:val="24"/>
          <w:szCs w:val="24"/>
        </w:rPr>
        <w:t xml:space="preserve"> 9</w:t>
      </w:r>
      <w:r>
        <w:rPr>
          <w:rFonts w:ascii="Times New Roman" w:eastAsia="Times New Roman" w:hAnsi="Times New Roman" w:cs="Times New Roman"/>
          <w:color w:val="222222"/>
          <w:sz w:val="24"/>
          <w:szCs w:val="24"/>
        </w:rPr>
        <w:t>: 2039.</w:t>
      </w:r>
    </w:p>
    <w:p w14:paraId="5FFA5DF8" w14:textId="77777777" w:rsidR="00802F92" w:rsidRDefault="00A063F7">
      <w:pPr>
        <w:spacing w:line="360" w:lineRule="auto"/>
        <w:ind w:left="90"/>
        <w:jc w:val="both"/>
        <w:rPr>
          <w:rFonts w:ascii="Times New Roman" w:hAnsi="Times New Roman"/>
        </w:rPr>
      </w:pPr>
      <w:r>
        <w:rPr>
          <w:rFonts w:ascii="Times New Roman" w:eastAsia="Times New Roman" w:hAnsi="Times New Roman" w:cs="Times New Roman"/>
          <w:b/>
          <w:color w:val="222222"/>
          <w:sz w:val="24"/>
          <w:szCs w:val="24"/>
          <w:highlight w:val="white"/>
        </w:rPr>
        <w:t>Zhou E, Jia Y, Singh P, Correll JC, Lee FN. 2007.</w:t>
      </w:r>
      <w:r>
        <w:rPr>
          <w:rFonts w:ascii="Times New Roman" w:eastAsia="Times New Roman" w:hAnsi="Times New Roman" w:cs="Times New Roman"/>
          <w:color w:val="222222"/>
          <w:sz w:val="24"/>
          <w:szCs w:val="24"/>
          <w:highlight w:val="white"/>
        </w:rPr>
        <w:t xml:space="preserve"> </w:t>
      </w:r>
      <w:r>
        <w:rPr>
          <w:rFonts w:ascii="Times New Roman" w:eastAsia="Times New Roman" w:hAnsi="Times New Roman" w:cs="Times New Roman"/>
          <w:sz w:val="24"/>
          <w:szCs w:val="24"/>
        </w:rPr>
        <w:t xml:space="preserve">Instability of the </w:t>
      </w:r>
      <w:r>
        <w:rPr>
          <w:rFonts w:ascii="Times New Roman" w:eastAsia="Times New Roman" w:hAnsi="Times New Roman" w:cs="Times New Roman"/>
          <w:i/>
          <w:sz w:val="24"/>
          <w:szCs w:val="24"/>
        </w:rPr>
        <w:t>Magnaporthe oryzae</w:t>
      </w:r>
      <w:r>
        <w:rPr>
          <w:rFonts w:ascii="Times New Roman" w:eastAsia="Times New Roman" w:hAnsi="Times New Roman" w:cs="Times New Roman"/>
          <w:sz w:val="24"/>
          <w:szCs w:val="24"/>
        </w:rPr>
        <w:t xml:space="preserve"> avirulence gene </w:t>
      </w:r>
      <w:r>
        <w:rPr>
          <w:rFonts w:ascii="Times New Roman" w:eastAsia="Times New Roman" w:hAnsi="Times New Roman" w:cs="Times New Roman"/>
          <w:i/>
          <w:sz w:val="24"/>
          <w:szCs w:val="24"/>
        </w:rPr>
        <w:t>AVR-Pita</w:t>
      </w:r>
      <w:r>
        <w:rPr>
          <w:rFonts w:ascii="Times New Roman" w:eastAsia="Times New Roman" w:hAnsi="Times New Roman" w:cs="Times New Roman"/>
          <w:sz w:val="24"/>
          <w:szCs w:val="24"/>
        </w:rPr>
        <w:t xml:space="preserve"> alters virulence. </w:t>
      </w:r>
      <w:r>
        <w:rPr>
          <w:rFonts w:ascii="Times New Roman" w:eastAsia="Times New Roman" w:hAnsi="Times New Roman" w:cs="Times New Roman"/>
          <w:i/>
          <w:sz w:val="24"/>
          <w:szCs w:val="24"/>
        </w:rPr>
        <w:t>Fungal Genetics and Biology</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44</w:t>
      </w:r>
      <w:r>
        <w:rPr>
          <w:rFonts w:ascii="Times New Roman" w:eastAsia="Times New Roman" w:hAnsi="Times New Roman" w:cs="Times New Roman"/>
          <w:sz w:val="24"/>
          <w:szCs w:val="24"/>
        </w:rPr>
        <w:t xml:space="preserve">: 1024-1034. </w:t>
      </w:r>
    </w:p>
    <w:p w14:paraId="5FFA5DF9" w14:textId="77777777" w:rsidR="00802F92" w:rsidRDefault="00A063F7">
      <w:pPr>
        <w:rPr>
          <w:rFonts w:ascii="Times New Roman" w:eastAsia="Times New Roman" w:hAnsi="Times New Roman" w:cs="Times New Roman"/>
        </w:rPr>
      </w:pPr>
      <w:r>
        <w:br w:type="page"/>
      </w:r>
    </w:p>
    <w:p w14:paraId="5FFA5DFA"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Supporting information</w:t>
      </w:r>
    </w:p>
    <w:p w14:paraId="5FFA5DFB"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S1 </w:t>
      </w:r>
      <w:r>
        <w:rPr>
          <w:rFonts w:ascii="Times New Roman" w:eastAsia="Times New Roman" w:hAnsi="Times New Roman" w:cs="Times New Roman"/>
          <w:color w:val="000000"/>
          <w:sz w:val="24"/>
          <w:szCs w:val="24"/>
        </w:rPr>
        <w:t xml:space="preserve">Purification, isolation, and storage of </w:t>
      </w:r>
      <w:r>
        <w:rPr>
          <w:rFonts w:ascii="Times New Roman" w:eastAsia="Times New Roman" w:hAnsi="Times New Roman" w:cs="Times New Roman"/>
          <w:i/>
          <w:color w:val="000000"/>
          <w:sz w:val="24"/>
          <w:szCs w:val="24"/>
        </w:rPr>
        <w:t>M. oryzae</w:t>
      </w:r>
    </w:p>
    <w:p w14:paraId="5FFA5DFC"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S2 </w:t>
      </w:r>
      <w:r>
        <w:rPr>
          <w:rFonts w:ascii="Times New Roman" w:eastAsia="Times New Roman" w:hAnsi="Times New Roman" w:cs="Times New Roman"/>
          <w:color w:val="000000"/>
          <w:sz w:val="24"/>
          <w:szCs w:val="24"/>
        </w:rPr>
        <w:t>Plant growth and pathogenicity assays</w:t>
      </w:r>
    </w:p>
    <w:p w14:paraId="5FFA5DFD"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S3 </w:t>
      </w:r>
      <w:r>
        <w:rPr>
          <w:rFonts w:ascii="Times New Roman" w:eastAsia="Times New Roman" w:hAnsi="Times New Roman" w:cs="Times New Roman"/>
          <w:color w:val="000000"/>
          <w:sz w:val="24"/>
          <w:szCs w:val="24"/>
        </w:rPr>
        <w:t>Gene specific primers</w:t>
      </w:r>
    </w:p>
    <w:p w14:paraId="5FFA5DFE"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color w:val="000000"/>
          <w:sz w:val="24"/>
          <w:szCs w:val="24"/>
        </w:rPr>
        <w:t xml:space="preserve">Methods S4 </w:t>
      </w:r>
      <w:r>
        <w:rPr>
          <w:rFonts w:ascii="Times New Roman" w:eastAsia="Times New Roman" w:hAnsi="Times New Roman" w:cs="Times New Roman"/>
          <w:color w:val="000000"/>
          <w:sz w:val="24"/>
          <w:szCs w:val="24"/>
        </w:rPr>
        <w:t>Fungal DNA extraction, PCR amplification and purification</w:t>
      </w:r>
    </w:p>
    <w:p w14:paraId="5FFA5DFF" w14:textId="77777777" w:rsidR="00802F92" w:rsidRDefault="00802F92">
      <w:pPr>
        <w:spacing w:before="120" w:after="0" w:line="360" w:lineRule="auto"/>
        <w:jc w:val="both"/>
        <w:rPr>
          <w:rFonts w:ascii="Times New Roman" w:eastAsia="Times New Roman" w:hAnsi="Times New Roman" w:cs="Times New Roman"/>
          <w:sz w:val="24"/>
          <w:szCs w:val="24"/>
        </w:rPr>
      </w:pPr>
    </w:p>
    <w:p w14:paraId="5FFA5E00"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S1</w:t>
      </w:r>
      <w:r>
        <w:rPr>
          <w:rFonts w:ascii="Times New Roman" w:eastAsia="Times New Roman" w:hAnsi="Times New Roman" w:cs="Times New Roman"/>
          <w:sz w:val="24"/>
          <w:szCs w:val="24"/>
        </w:rPr>
        <w:t xml:space="preserve"> Primers used for detecting or sequencing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w:t>
      </w:r>
    </w:p>
    <w:p w14:paraId="5FFA5E01"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S2</w:t>
      </w:r>
      <w:r>
        <w:rPr>
          <w:rFonts w:ascii="Times New Roman" w:eastAsia="Times New Roman" w:hAnsi="Times New Roman" w:cs="Times New Roman"/>
          <w:sz w:val="24"/>
          <w:szCs w:val="24"/>
        </w:rPr>
        <w:t xml:space="preserve"> Single spore isolate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along with sequencing identifiers, year and state from which sample was collected, race identifier if available, and presence/absence of 8 AVR genes.</w:t>
      </w:r>
    </w:p>
    <w:p w14:paraId="5FFA5E02"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S3</w:t>
      </w:r>
      <w:r>
        <w:rPr>
          <w:rFonts w:ascii="Times New Roman" w:eastAsia="Times New Roman" w:hAnsi="Times New Roman" w:cs="Times New Roman"/>
          <w:sz w:val="24"/>
          <w:szCs w:val="24"/>
        </w:rPr>
        <w:t xml:space="preserve"> Rice acreage by variety, year, and U.S. state.</w:t>
      </w:r>
    </w:p>
    <w:p w14:paraId="5FFA5E03"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t>Table S4</w:t>
      </w:r>
      <w:r>
        <w:rPr>
          <w:rFonts w:ascii="Times New Roman" w:eastAsia="Times New Roman" w:hAnsi="Times New Roman" w:cs="Times New Roman"/>
          <w:sz w:val="24"/>
          <w:szCs w:val="24"/>
        </w:rPr>
        <w:t xml:space="preserve"> R gene status for rice varieties grown in the U.S. during the study period.</w:t>
      </w:r>
    </w:p>
    <w:p w14:paraId="5FFA5E04" w14:textId="77777777" w:rsidR="00802F92" w:rsidRDefault="00802F92">
      <w:pPr>
        <w:spacing w:before="120" w:after="0" w:line="360" w:lineRule="auto"/>
        <w:jc w:val="both"/>
        <w:rPr>
          <w:rFonts w:ascii="Times New Roman" w:eastAsia="Times New Roman" w:hAnsi="Times New Roman" w:cs="Times New Roman"/>
          <w:sz w:val="24"/>
          <w:szCs w:val="24"/>
        </w:rPr>
      </w:pPr>
    </w:p>
    <w:p w14:paraId="5FFA5E05" w14:textId="77777777" w:rsidR="00802F92" w:rsidRDefault="00A063F7">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S1 </w:t>
      </w:r>
      <w:r>
        <w:rPr>
          <w:rFonts w:ascii="Times New Roman" w:eastAsia="Times New Roman" w:hAnsi="Times New Roman" w:cs="Times New Roman"/>
          <w:sz w:val="24"/>
          <w:szCs w:val="24"/>
        </w:rPr>
        <w:t xml:space="preserve">Single-spore field isolates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used in the present study and presence/ absence of each AVR gene - source data for Fig 1. This dataset only contains </w:t>
      </w:r>
      <w:proofErr w:type="gramStart"/>
      <w:r>
        <w:rPr>
          <w:rFonts w:ascii="Times New Roman" w:eastAsia="Times New Roman" w:hAnsi="Times New Roman" w:cs="Times New Roman"/>
          <w:sz w:val="24"/>
          <w:szCs w:val="24"/>
        </w:rPr>
        <w:t>the isolates</w:t>
      </w:r>
      <w:proofErr w:type="gramEnd"/>
      <w:r>
        <w:rPr>
          <w:rFonts w:ascii="Times New Roman" w:eastAsia="Times New Roman" w:hAnsi="Times New Roman" w:cs="Times New Roman"/>
          <w:sz w:val="24"/>
          <w:szCs w:val="24"/>
        </w:rPr>
        <w:t xml:space="preserve"> with SSR data and AVR presence/absence data </w:t>
      </w:r>
      <w:proofErr w:type="gramStart"/>
      <w:r>
        <w:rPr>
          <w:rFonts w:ascii="Times New Roman" w:eastAsia="Times New Roman" w:hAnsi="Times New Roman" w:cs="Times New Roman"/>
          <w:sz w:val="24"/>
          <w:szCs w:val="24"/>
        </w:rPr>
        <w:t>and also</w:t>
      </w:r>
      <w:proofErr w:type="gramEnd"/>
      <w:r>
        <w:rPr>
          <w:rFonts w:ascii="Times New Roman" w:eastAsia="Times New Roman" w:hAnsi="Times New Roman" w:cs="Times New Roman"/>
          <w:sz w:val="24"/>
          <w:szCs w:val="24"/>
        </w:rPr>
        <w:t xml:space="preserve"> includes assigned population groups from </w:t>
      </w:r>
      <w:proofErr w:type="gramStart"/>
      <w:r>
        <w:rPr>
          <w:rFonts w:ascii="Times New Roman" w:eastAsia="Times New Roman" w:hAnsi="Times New Roman" w:cs="Times New Roman"/>
          <w:sz w:val="24"/>
          <w:szCs w:val="24"/>
        </w:rPr>
        <w:t>discriminant</w:t>
      </w:r>
      <w:proofErr w:type="gramEnd"/>
      <w:r>
        <w:rPr>
          <w:rFonts w:ascii="Times New Roman" w:eastAsia="Times New Roman" w:hAnsi="Times New Roman" w:cs="Times New Roman"/>
          <w:sz w:val="24"/>
          <w:szCs w:val="24"/>
        </w:rPr>
        <w:t xml:space="preserve"> analysis of principal components.</w:t>
      </w:r>
    </w:p>
    <w:p w14:paraId="5FFA5E06" w14:textId="77777777" w:rsidR="00802F92" w:rsidRDefault="00A063F7">
      <w:pPr>
        <w:spacing w:before="120" w:after="0" w:line="360" w:lineRule="auto"/>
        <w:rPr>
          <w:rFonts w:ascii="Times New Roman" w:hAnsi="Times New Roman"/>
        </w:rPr>
      </w:pPr>
      <w:r>
        <w:rPr>
          <w:rFonts w:ascii="Times New Roman" w:eastAsia="Times New Roman" w:hAnsi="Times New Roman" w:cs="Times New Roman"/>
          <w:b/>
          <w:sz w:val="24"/>
          <w:szCs w:val="24"/>
        </w:rPr>
        <w:t>Dataset S2</w:t>
      </w:r>
      <w:r>
        <w:rPr>
          <w:rFonts w:ascii="Times New Roman" w:eastAsia="Times New Roman" w:hAnsi="Times New Roman" w:cs="Times New Roman"/>
          <w:sz w:val="24"/>
          <w:szCs w:val="24"/>
        </w:rPr>
        <w:t xml:space="preserve"> AVR gene presence absence determined from public resequencing data and from the rapid identification of AVR genes in the present study- source data </w:t>
      </w:r>
      <w:proofErr w:type="gramStart"/>
      <w:r>
        <w:rPr>
          <w:rFonts w:ascii="Times New Roman" w:eastAsia="Times New Roman" w:hAnsi="Times New Roman" w:cs="Times New Roman"/>
          <w:sz w:val="24"/>
          <w:szCs w:val="24"/>
        </w:rPr>
        <w:t>for  Fig.</w:t>
      </w:r>
      <w:proofErr w:type="gramEnd"/>
      <w:r>
        <w:rPr>
          <w:rFonts w:ascii="Times New Roman" w:eastAsia="Times New Roman" w:hAnsi="Times New Roman" w:cs="Times New Roman"/>
          <w:sz w:val="24"/>
          <w:szCs w:val="24"/>
        </w:rPr>
        <w:t xml:space="preserve"> 2A, 2B, 3A, and 3B.</w:t>
      </w:r>
    </w:p>
    <w:p w14:paraId="5FFA5E07" w14:textId="77777777" w:rsidR="00802F92" w:rsidRDefault="00A063F7">
      <w:pPr>
        <w:spacing w:before="120" w:after="0" w:line="360" w:lineRule="auto"/>
        <w:rPr>
          <w:rFonts w:ascii="Times New Roman" w:hAnsi="Times New Roman"/>
        </w:rPr>
      </w:pPr>
      <w:r>
        <w:rPr>
          <w:rFonts w:ascii="Times New Roman" w:eastAsia="Times New Roman" w:hAnsi="Times New Roman" w:cs="Times New Roman"/>
          <w:b/>
          <w:sz w:val="24"/>
          <w:szCs w:val="24"/>
        </w:rPr>
        <w:t>Dataset S3</w:t>
      </w:r>
      <w:r>
        <w:rPr>
          <w:rFonts w:ascii="Times New Roman" w:eastAsia="Times New Roman" w:hAnsi="Times New Roman" w:cs="Times New Roman"/>
          <w:sz w:val="24"/>
          <w:szCs w:val="24"/>
        </w:rPr>
        <w:t xml:space="preserve"> Interpolated values for rice R gene prevalence by U.S. State and year - source data for Fig. 2C and 3C.</w:t>
      </w:r>
    </w:p>
    <w:p w14:paraId="5FFA5E08" w14:textId="77777777" w:rsidR="00802F92" w:rsidRDefault="00A063F7">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S4 </w:t>
      </w:r>
      <w:r>
        <w:rPr>
          <w:rFonts w:ascii="Times New Roman" w:eastAsia="Times New Roman" w:hAnsi="Times New Roman" w:cs="Times New Roman"/>
          <w:sz w:val="24"/>
          <w:szCs w:val="24"/>
        </w:rPr>
        <w:t xml:space="preserve">Nucleotide polymorphisms in </w:t>
      </w:r>
      <w:r>
        <w:rPr>
          <w:rFonts w:ascii="Times New Roman" w:eastAsia="Times New Roman" w:hAnsi="Times New Roman" w:cs="Times New Roman"/>
          <w:i/>
          <w:sz w:val="24"/>
          <w:szCs w:val="24"/>
        </w:rPr>
        <w:t>AVR-Pita1</w:t>
      </w:r>
      <w:r>
        <w:rPr>
          <w:rFonts w:ascii="Times New Roman" w:eastAsia="Times New Roman" w:hAnsi="Times New Roman" w:cs="Times New Roman"/>
          <w:sz w:val="24"/>
          <w:szCs w:val="24"/>
        </w:rPr>
        <w:t xml:space="preserve"> in the present study - source data for Fig. 4A.</w:t>
      </w:r>
    </w:p>
    <w:p w14:paraId="5FFA5E09" w14:textId="77777777" w:rsidR="00802F92" w:rsidRDefault="00A063F7">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S5 </w:t>
      </w:r>
      <w:r>
        <w:rPr>
          <w:rFonts w:ascii="Times New Roman" w:eastAsia="Times New Roman" w:hAnsi="Times New Roman" w:cs="Times New Roman"/>
          <w:sz w:val="24"/>
          <w:szCs w:val="24"/>
        </w:rPr>
        <w:t xml:space="preserve">Nucleotide polymorphisms in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in the present study - source data for Fig. 4B.</w:t>
      </w:r>
    </w:p>
    <w:p w14:paraId="5FFA5E0A" w14:textId="77777777" w:rsidR="00802F92" w:rsidRDefault="00A063F7">
      <w:pPr>
        <w:spacing w:before="120" w:after="0" w:line="360" w:lineRule="auto"/>
        <w:rPr>
          <w:rFonts w:ascii="Times New Roman" w:hAnsi="Times New Roman"/>
        </w:rPr>
      </w:pPr>
      <w:r>
        <w:rPr>
          <w:rFonts w:ascii="Times New Roman" w:eastAsia="Times New Roman" w:hAnsi="Times New Roman" w:cs="Times New Roman"/>
          <w:b/>
          <w:sz w:val="24"/>
          <w:szCs w:val="24"/>
        </w:rPr>
        <w:t xml:space="preserve">Dataset S6 </w:t>
      </w:r>
      <w:r>
        <w:rPr>
          <w:rFonts w:ascii="Times New Roman" w:eastAsia="Times New Roman" w:hAnsi="Times New Roman" w:cs="Times New Roman"/>
          <w:sz w:val="24"/>
          <w:szCs w:val="24"/>
        </w:rPr>
        <w:t xml:space="preserve">Pathogenicity assay of </w:t>
      </w:r>
      <w:r>
        <w:rPr>
          <w:rFonts w:ascii="Times New Roman" w:eastAsia="Times New Roman" w:hAnsi="Times New Roman" w:cs="Times New Roman"/>
          <w:i/>
          <w:sz w:val="24"/>
          <w:szCs w:val="24"/>
        </w:rPr>
        <w:t>M. oryzae</w:t>
      </w:r>
      <w:r>
        <w:rPr>
          <w:rFonts w:ascii="Times New Roman" w:eastAsia="Times New Roman" w:hAnsi="Times New Roman" w:cs="Times New Roman"/>
          <w:sz w:val="24"/>
          <w:szCs w:val="24"/>
        </w:rPr>
        <w:t xml:space="preserve"> isolates on the mono genetic lines with indicated blast resistance genes - source data for Fig 5.</w:t>
      </w:r>
    </w:p>
    <w:p w14:paraId="5FFA5E0B" w14:textId="77777777" w:rsidR="00802F92" w:rsidRDefault="00A063F7">
      <w:pPr>
        <w:spacing w:before="120" w:after="0" w:line="360" w:lineRule="auto"/>
        <w:rPr>
          <w:rFonts w:ascii="Times New Roman" w:hAnsi="Times New Roman"/>
        </w:rPr>
      </w:pPr>
      <w:r>
        <w:rPr>
          <w:rFonts w:ascii="Times New Roman" w:eastAsia="Times New Roman" w:hAnsi="Times New Roman" w:cs="Times New Roman"/>
          <w:b/>
          <w:sz w:val="24"/>
          <w:szCs w:val="24"/>
        </w:rPr>
        <w:lastRenderedPageBreak/>
        <w:t>Dataset S7</w:t>
      </w:r>
      <w:r>
        <w:rPr>
          <w:rFonts w:ascii="Times New Roman" w:eastAsia="Times New Roman" w:hAnsi="Times New Roman" w:cs="Times New Roman"/>
          <w:sz w:val="24"/>
          <w:szCs w:val="24"/>
        </w:rPr>
        <w:t xml:space="preserve"> Predicted SSR fragment sizes for public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resequencing libraries.</w:t>
      </w:r>
      <w:r>
        <w:br w:type="page"/>
      </w:r>
    </w:p>
    <w:p w14:paraId="5FFA5E0C"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Figure legends</w:t>
      </w:r>
    </w:p>
    <w:p w14:paraId="5FFA5E0D"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color w:val="000000"/>
          <w:sz w:val="24"/>
          <w:szCs w:val="24"/>
        </w:rPr>
        <w:t xml:space="preserve">Fig. </w:t>
      </w:r>
      <w:r>
        <w:rPr>
          <w:rFonts w:ascii="Times New Roman" w:eastAsia="Times New Roman" w:hAnsi="Times New Roman" w:cs="Times New Roman"/>
          <w:b/>
          <w:sz w:val="24"/>
          <w:szCs w:val="24"/>
        </w:rPr>
        <w:t>1</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 xml:space="preserve">Population structure and </w:t>
      </w:r>
      <w:r>
        <w:rPr>
          <w:rFonts w:ascii="Times New Roman" w:eastAsia="Times New Roman" w:hAnsi="Times New Roman" w:cs="Times New Roman"/>
          <w:b/>
          <w:i/>
          <w:color w:val="000000"/>
          <w:sz w:val="24"/>
          <w:szCs w:val="24"/>
        </w:rPr>
        <w:t>AVR</w:t>
      </w:r>
      <w:r>
        <w:rPr>
          <w:rFonts w:ascii="Times New Roman" w:eastAsia="Times New Roman" w:hAnsi="Times New Roman" w:cs="Times New Roman"/>
          <w:b/>
          <w:color w:val="000000"/>
          <w:sz w:val="24"/>
          <w:szCs w:val="24"/>
        </w:rPr>
        <w:t xml:space="preserve"> gene </w:t>
      </w:r>
      <w:r>
        <w:rPr>
          <w:rFonts w:ascii="Times New Roman" w:eastAsia="Times New Roman" w:hAnsi="Times New Roman" w:cs="Times New Roman"/>
          <w:b/>
          <w:sz w:val="24"/>
          <w:szCs w:val="24"/>
        </w:rPr>
        <w:t xml:space="preserve">presence/absence </w:t>
      </w:r>
      <w:r>
        <w:rPr>
          <w:rFonts w:ascii="Times New Roman" w:eastAsia="Times New Roman" w:hAnsi="Times New Roman" w:cs="Times New Roman"/>
          <w:b/>
          <w:color w:val="000000"/>
          <w:sz w:val="24"/>
          <w:szCs w:val="24"/>
        </w:rPr>
        <w:t xml:space="preserve">of </w:t>
      </w:r>
      <w:r>
        <w:rPr>
          <w:rFonts w:ascii="Times New Roman" w:eastAsia="Times New Roman" w:hAnsi="Times New Roman" w:cs="Times New Roman"/>
          <w:b/>
          <w:sz w:val="24"/>
          <w:szCs w:val="24"/>
        </w:rPr>
        <w:t xml:space="preserve">383 </w:t>
      </w:r>
      <w:proofErr w:type="gramStart"/>
      <w:r>
        <w:rPr>
          <w:rFonts w:ascii="Times New Roman" w:eastAsia="Times New Roman" w:hAnsi="Times New Roman" w:cs="Times New Roman"/>
          <w:b/>
          <w:sz w:val="24"/>
          <w:szCs w:val="24"/>
        </w:rPr>
        <w:t>single-spore</w:t>
      </w:r>
      <w:proofErr w:type="gramEnd"/>
      <w:r>
        <w:rPr>
          <w:rFonts w:ascii="Times New Roman" w:eastAsia="Times New Roman" w:hAnsi="Times New Roman" w:cs="Times New Roman"/>
          <w:b/>
          <w:sz w:val="24"/>
          <w:szCs w:val="24"/>
        </w:rPr>
        <w:t xml:space="preserve"> isolates from the U.S. </w:t>
      </w:r>
      <w:r>
        <w:rPr>
          <w:rFonts w:ascii="Times New Roman" w:eastAsia="Times New Roman" w:hAnsi="Times New Roman" w:cs="Times New Roman"/>
          <w:b/>
          <w:i/>
          <w:color w:val="000000"/>
          <w:sz w:val="24"/>
          <w:szCs w:val="24"/>
        </w:rPr>
        <w:t>Mo</w:t>
      </w:r>
      <w:r>
        <w:rPr>
          <w:rFonts w:ascii="Times New Roman" w:eastAsia="Times New Roman" w:hAnsi="Times New Roman" w:cs="Times New Roman"/>
          <w:b/>
          <w:color w:val="000000"/>
          <w:sz w:val="24"/>
          <w:szCs w:val="24"/>
        </w:rPr>
        <w:t xml:space="preserve"> population.</w:t>
      </w:r>
      <w:r>
        <w:rPr>
          <w:rFonts w:ascii="Times New Roman" w:eastAsia="Times New Roman" w:hAnsi="Times New Roman" w:cs="Times New Roman"/>
          <w:color w:val="000000"/>
          <w:sz w:val="24"/>
          <w:szCs w:val="24"/>
        </w:rPr>
        <w:t xml:space="preserve"> (A) The entire population </w:t>
      </w:r>
      <w:r>
        <w:rPr>
          <w:rFonts w:ascii="Times New Roman" w:eastAsia="Times New Roman" w:hAnsi="Times New Roman" w:cs="Times New Roman"/>
          <w:sz w:val="24"/>
          <w:szCs w:val="24"/>
        </w:rPr>
        <w:t>was</w:t>
      </w:r>
      <w:r>
        <w:rPr>
          <w:rFonts w:ascii="Times New Roman" w:eastAsia="Times New Roman" w:hAnsi="Times New Roman" w:cs="Times New Roman"/>
          <w:color w:val="000000"/>
          <w:sz w:val="24"/>
          <w:szCs w:val="24"/>
        </w:rPr>
        <w:t xml:space="preserve"> grouped into </w:t>
      </w:r>
      <w:r>
        <w:rPr>
          <w:rFonts w:ascii="Times New Roman" w:eastAsia="Times New Roman" w:hAnsi="Times New Roman" w:cs="Times New Roman"/>
          <w:sz w:val="24"/>
          <w:szCs w:val="24"/>
        </w:rPr>
        <w:t>five</w:t>
      </w:r>
      <w:r>
        <w:rPr>
          <w:rFonts w:ascii="Times New Roman" w:eastAsia="Times New Roman" w:hAnsi="Times New Roman" w:cs="Times New Roman"/>
          <w:color w:val="000000"/>
          <w:sz w:val="24"/>
          <w:szCs w:val="24"/>
        </w:rPr>
        <w:t xml:space="preserve"> subpopulations using SSR markers with </w:t>
      </w:r>
      <w:r>
        <w:rPr>
          <w:rFonts w:ascii="Times New Roman" w:eastAsia="Times New Roman" w:hAnsi="Times New Roman" w:cs="Times New Roman"/>
          <w:sz w:val="24"/>
          <w:szCs w:val="24"/>
        </w:rPr>
        <w:t xml:space="preserve">discriminant analysis of principal components (DAPC). Pathogen isolates are grouped first by decade of collection and then by cluster assignment. Five colors represent the clusters (populations) inferred by SSR marker data. </w:t>
      </w:r>
      <w:r>
        <w:rPr>
          <w:rFonts w:ascii="Times New Roman" w:eastAsia="Times New Roman" w:hAnsi="Times New Roman" w:cs="Times New Roman"/>
          <w:color w:val="000000"/>
          <w:sz w:val="24"/>
          <w:szCs w:val="24"/>
        </w:rPr>
        <w:t>(B)</w:t>
      </w:r>
      <w:r>
        <w:rPr>
          <w:rFonts w:ascii="Times New Roman" w:eastAsia="Times New Roman" w:hAnsi="Times New Roman" w:cs="Times New Roman"/>
          <w:sz w:val="24"/>
          <w:szCs w:val="24"/>
        </w:rPr>
        <w:t xml:space="preserve"> The AVR gene presence/absence status for each isolate is displayed below for each corr</w:t>
      </w:r>
      <w:r>
        <w:rPr>
          <w:rFonts w:ascii="Times New Roman" w:eastAsia="Times New Roman" w:hAnsi="Times New Roman" w:cs="Times New Roman"/>
          <w:sz w:val="24"/>
          <w:szCs w:val="24"/>
        </w:rPr>
        <w:t xml:space="preserve">esponding sample. </w:t>
      </w:r>
    </w:p>
    <w:p w14:paraId="5FFA5E0E" w14:textId="77777777" w:rsidR="00802F92" w:rsidRDefault="00A063F7">
      <w:pPr>
        <w:spacing w:line="360" w:lineRule="auto"/>
        <w:jc w:val="both"/>
        <w:rPr>
          <w:rFonts w:ascii="Times New Roman" w:hAnsi="Times New Roman"/>
        </w:rPr>
      </w:pPr>
      <w:bookmarkStart w:id="31" w:name="_b2562tj0y4qb"/>
      <w:bookmarkEnd w:id="31"/>
      <w:r>
        <w:rPr>
          <w:rFonts w:ascii="Times New Roman" w:eastAsia="Times New Roman" w:hAnsi="Times New Roman" w:cs="Times New Roman"/>
          <w:b/>
          <w:sz w:val="24"/>
          <w:szCs w:val="24"/>
        </w:rPr>
        <w:t>Fig. 2</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dynamics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ACE1, AVR-Pia, AVR-</w:t>
      </w:r>
      <w:proofErr w:type="spellStart"/>
      <w:r>
        <w:rPr>
          <w:rFonts w:ascii="Times New Roman" w:eastAsia="Times New Roman" w:hAnsi="Times New Roman" w:cs="Times New Roman"/>
          <w:b/>
          <w:i/>
          <w:sz w:val="24"/>
          <w:szCs w:val="24"/>
        </w:rPr>
        <w:t>Pii</w:t>
      </w:r>
      <w:proofErr w:type="spellEnd"/>
      <w:r>
        <w:rPr>
          <w:rFonts w:ascii="Times New Roman" w:eastAsia="Times New Roman" w:hAnsi="Times New Roman" w:cs="Times New Roman"/>
          <w:b/>
          <w:i/>
          <w:sz w:val="24"/>
          <w:szCs w:val="24"/>
        </w:rPr>
        <w:t>, AVR-Pita1, and AVR-</w:t>
      </w:r>
      <w:proofErr w:type="spellStart"/>
      <w:r>
        <w:rPr>
          <w:rFonts w:ascii="Times New Roman" w:eastAsia="Times New Roman" w:hAnsi="Times New Roman" w:cs="Times New Roman"/>
          <w:b/>
          <w:i/>
          <w:sz w:val="24"/>
          <w:szCs w:val="24"/>
        </w:rPr>
        <w:t>Pizt</w:t>
      </w:r>
      <w:proofErr w:type="spellEnd"/>
      <w:r>
        <w:rPr>
          <w:rFonts w:ascii="Times New Roman" w:eastAsia="Times New Roman" w:hAnsi="Times New Roman" w:cs="Times New Roman"/>
          <w:b/>
          <w:sz w:val="24"/>
          <w:szCs w:val="24"/>
        </w:rPr>
        <w:t>, in the Global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=383) and U.S.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 xml:space="preserve">=832)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populations in response to corresponding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pi-d, Pi-a, Pi-i, Pi-ta/Pi-ta2/Ptr, Pi-z,</w:t>
      </w:r>
      <w:r>
        <w:rPr>
          <w:rFonts w:ascii="Times New Roman" w:eastAsia="Times New Roman" w:hAnsi="Times New Roman" w:cs="Times New Roman"/>
          <w:b/>
          <w:sz w:val="24"/>
          <w:szCs w:val="24"/>
        </w:rPr>
        <w:t xml:space="preserve"> frequency changes.</w:t>
      </w:r>
      <w:r>
        <w:rPr>
          <w:rFonts w:ascii="Times New Roman" w:eastAsia="Times New Roman" w:hAnsi="Times New Roman" w:cs="Times New Roman"/>
          <w:sz w:val="24"/>
          <w:szCs w:val="24"/>
        </w:rPr>
        <w:t xml:space="preserve"> Information for corresponding AVR gene and cognate R gene can be found by scanning left to right, </w:t>
      </w:r>
      <w:proofErr w:type="gramStart"/>
      <w:r>
        <w:rPr>
          <w:rFonts w:ascii="Times New Roman" w:eastAsia="Times New Roman" w:hAnsi="Times New Roman" w:cs="Times New Roman"/>
          <w:sz w:val="24"/>
          <w:szCs w:val="24"/>
        </w:rPr>
        <w:t>with the exception of</w:t>
      </w:r>
      <w:proofErr w:type="gramEnd"/>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ACE1</w:t>
      </w:r>
      <w:r>
        <w:rPr>
          <w:rFonts w:ascii="Times New Roman" w:eastAsia="Times New Roman" w:hAnsi="Times New Roman" w:cs="Times New Roman"/>
          <w:sz w:val="24"/>
          <w:szCs w:val="24"/>
        </w:rPr>
        <w:t xml:space="preserve"> and </w:t>
      </w:r>
      <w:r>
        <w:rPr>
          <w:rFonts w:ascii="Times New Roman" w:eastAsia="Times New Roman" w:hAnsi="Times New Roman" w:cs="Times New Roman"/>
          <w:i/>
          <w:iCs/>
          <w:sz w:val="24"/>
          <w:szCs w:val="24"/>
        </w:rPr>
        <w:t>pi-d</w:t>
      </w:r>
      <w:r>
        <w:rPr>
          <w:rFonts w:ascii="Times New Roman" w:eastAsia="Times New Roman" w:hAnsi="Times New Roman" w:cs="Times New Roman"/>
          <w:sz w:val="24"/>
          <w:szCs w:val="24"/>
        </w:rPr>
        <w:t xml:space="preserve"> which are not cognates but still shown for </w:t>
      </w:r>
      <w:proofErr w:type="gramStart"/>
      <w:r>
        <w:rPr>
          <w:rFonts w:ascii="Times New Roman" w:eastAsia="Times New Roman" w:hAnsi="Times New Roman" w:cs="Times New Roman"/>
          <w:sz w:val="24"/>
          <w:szCs w:val="24"/>
        </w:rPr>
        <w:t>completion.</w:t>
      </w:r>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 Predicted prevalence of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is shown by year for Global (A) and U.S. (B)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The gray and purple dots correspond to isolates with and without one of the five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respectively, 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with </w:t>
      </w:r>
      <w:r>
        <w:rPr>
          <w:rFonts w:ascii="Times New Roman" w:eastAsia="Times New Roman" w:hAnsi="Times New Roman" w:cs="Times New Roman"/>
          <w:sz w:val="24"/>
          <w:szCs w:val="24"/>
        </w:rPr>
        <w:t xml:space="preserve">years having no rice varieties with known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filled in using linear interpolation. The colored lines are loess-smoothed trends for the proportion of U.S. rice acreage having each of the five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 Model predictions for the effect of changes in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on the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arsenal, with the red line being the marginal prediction for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prevalence at a given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Lagged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for state of isolate collection were used as the predictor in t</w:t>
      </w:r>
      <w:r>
        <w:rPr>
          <w:rFonts w:ascii="Times New Roman" w:eastAsia="Times New Roman" w:hAnsi="Times New Roman" w:cs="Times New Roman"/>
          <w:sz w:val="24"/>
          <w:szCs w:val="24"/>
        </w:rPr>
        <w:t xml:space="preserve">he model, with the average of some previous number of years given in the strip of text above each facet. The best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lag to predict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prevalence at a point in time was identified using an exhaustive search of all continuous ranges of years 0 to 15 years prior to a pathogen isolate collection, with the best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lag corresponding to the predictor with the lowest </w:t>
      </w:r>
      <w:r>
        <w:rPr>
          <w:rFonts w:ascii="Times New Roman" w:eastAsia="Times New Roman" w:hAnsi="Times New Roman" w:cs="Times New Roman"/>
          <w:i/>
          <w:sz w:val="24"/>
          <w:szCs w:val="24"/>
        </w:rPr>
        <w:t>p</w:t>
      </w:r>
      <w:r>
        <w:rPr>
          <w:rFonts w:ascii="Times New Roman" w:eastAsia="Times New Roman" w:hAnsi="Times New Roman" w:cs="Times New Roman"/>
          <w:sz w:val="24"/>
          <w:szCs w:val="24"/>
        </w:rPr>
        <w:t xml:space="preserve">-value in a generalized linear mixed model to predict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prevalence.</w:t>
      </w:r>
    </w:p>
    <w:p w14:paraId="5FFA5E0F" w14:textId="77777777" w:rsidR="00802F92" w:rsidRDefault="00A063F7">
      <w:pPr>
        <w:spacing w:line="360" w:lineRule="auto"/>
        <w:jc w:val="both"/>
        <w:rPr>
          <w:rFonts w:ascii="Times New Roman" w:hAnsi="Times New Roman"/>
        </w:rPr>
      </w:pPr>
      <w:bookmarkStart w:id="32" w:name="_7tn399cgc3r4"/>
      <w:bookmarkEnd w:id="32"/>
      <w:r>
        <w:rPr>
          <w:rFonts w:ascii="Times New Roman" w:eastAsia="Times New Roman" w:hAnsi="Times New Roman" w:cs="Times New Roman"/>
          <w:b/>
          <w:sz w:val="24"/>
          <w:szCs w:val="24"/>
        </w:rPr>
        <w:t>Fig. 3</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dynamics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 </w:t>
      </w:r>
      <w:r>
        <w:rPr>
          <w:rFonts w:ascii="Times New Roman" w:eastAsia="Times New Roman" w:hAnsi="Times New Roman" w:cs="Times New Roman"/>
          <w:b/>
          <w:i/>
          <w:sz w:val="24"/>
          <w:szCs w:val="24"/>
        </w:rPr>
        <w:t>AVR-Piks</w:t>
      </w:r>
      <w:r>
        <w:rPr>
          <w:rFonts w:ascii="Times New Roman" w:eastAsia="Times New Roman" w:hAnsi="Times New Roman" w:cs="Times New Roman"/>
          <w:b/>
          <w:sz w:val="24"/>
          <w:szCs w:val="24"/>
        </w:rPr>
        <w:t>, in the Global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=383) and U.S. (</w:t>
      </w:r>
      <w:r>
        <w:rPr>
          <w:rFonts w:ascii="Times New Roman" w:eastAsia="Times New Roman" w:hAnsi="Times New Roman" w:cs="Times New Roman"/>
          <w:b/>
          <w:i/>
          <w:sz w:val="24"/>
          <w:szCs w:val="24"/>
        </w:rPr>
        <w:t>n</w:t>
      </w:r>
      <w:r>
        <w:rPr>
          <w:rFonts w:ascii="Times New Roman" w:eastAsia="Times New Roman" w:hAnsi="Times New Roman" w:cs="Times New Roman"/>
          <w:b/>
          <w:sz w:val="24"/>
          <w:szCs w:val="24"/>
        </w:rPr>
        <w:t xml:space="preserve">=832)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populations in response to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Pi-km and Pi-</w:t>
      </w:r>
      <w:proofErr w:type="spellStart"/>
      <w:r>
        <w:rPr>
          <w:rFonts w:ascii="Times New Roman" w:eastAsia="Times New Roman" w:hAnsi="Times New Roman" w:cs="Times New Roman"/>
          <w:b/>
          <w:i/>
          <w:sz w:val="24"/>
          <w:szCs w:val="24"/>
        </w:rPr>
        <w:t>ks</w:t>
      </w:r>
      <w:proofErr w:type="spellEnd"/>
      <w:r>
        <w:rPr>
          <w:rFonts w:ascii="Times New Roman" w:eastAsia="Times New Roman" w:hAnsi="Times New Roman" w:cs="Times New Roman"/>
          <w:b/>
          <w:i/>
          <w:sz w:val="24"/>
          <w:szCs w:val="24"/>
        </w:rPr>
        <w:t>,</w:t>
      </w:r>
      <w:r>
        <w:rPr>
          <w:rFonts w:ascii="Times New Roman" w:eastAsia="Times New Roman" w:hAnsi="Times New Roman" w:cs="Times New Roman"/>
          <w:b/>
          <w:sz w:val="24"/>
          <w:szCs w:val="24"/>
        </w:rPr>
        <w:t xml:space="preserve"> frequency </w:t>
      </w:r>
      <w:r>
        <w:rPr>
          <w:rFonts w:ascii="Times New Roman" w:eastAsia="Times New Roman" w:hAnsi="Times New Roman" w:cs="Times New Roman"/>
          <w:b/>
          <w:sz w:val="24"/>
          <w:szCs w:val="24"/>
        </w:rPr>
        <w:lastRenderedPageBreak/>
        <w:t xml:space="preserve">changes. </w:t>
      </w:r>
      <w:r>
        <w:rPr>
          <w:rFonts w:ascii="Times New Roman" w:eastAsia="Times New Roman" w:hAnsi="Times New Roman" w:cs="Times New Roman"/>
          <w:sz w:val="24"/>
          <w:szCs w:val="24"/>
        </w:rPr>
        <w:t xml:space="preserve">Predicted prevalence of </w:t>
      </w:r>
      <w:r>
        <w:rPr>
          <w:rFonts w:ascii="Times New Roman" w:eastAsia="Times New Roman" w:hAnsi="Times New Roman" w:cs="Times New Roman"/>
          <w:i/>
          <w:sz w:val="24"/>
          <w:szCs w:val="24"/>
        </w:rPr>
        <w:t>AVR-Piks</w:t>
      </w:r>
      <w:r>
        <w:rPr>
          <w:rFonts w:ascii="Times New Roman" w:eastAsia="Times New Roman" w:hAnsi="Times New Roman" w:cs="Times New Roman"/>
          <w:sz w:val="24"/>
          <w:szCs w:val="24"/>
        </w:rPr>
        <w:t xml:space="preserve"> by year for Global (A) and U.S. (B)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isolates. The gray and purple dots correspond to isolates with and without </w:t>
      </w:r>
      <w:r>
        <w:rPr>
          <w:rFonts w:ascii="Times New Roman" w:eastAsia="Times New Roman" w:hAnsi="Times New Roman" w:cs="Times New Roman"/>
          <w:i/>
          <w:sz w:val="24"/>
          <w:szCs w:val="24"/>
        </w:rPr>
        <w:t xml:space="preserve">AVR-Piks </w:t>
      </w:r>
      <w:r>
        <w:rPr>
          <w:rFonts w:ascii="Times New Roman" w:eastAsia="Times New Roman" w:hAnsi="Times New Roman" w:cs="Times New Roman"/>
          <w:sz w:val="24"/>
          <w:szCs w:val="24"/>
        </w:rPr>
        <w:t>respectively,</w:t>
      </w:r>
      <w:r>
        <w:rPr>
          <w:rFonts w:ascii="Times New Roman" w:eastAsia="Times New Roman" w:hAnsi="Times New Roman" w:cs="Times New Roman"/>
          <w:i/>
          <w:sz w:val="24"/>
          <w:szCs w:val="24"/>
        </w:rPr>
        <w:t xml:space="preserve"> </w:t>
      </w:r>
      <w:r>
        <w:rPr>
          <w:rFonts w:ascii="Times New Roman" w:eastAsia="Times New Roman" w:hAnsi="Times New Roman" w:cs="Times New Roman"/>
          <w:sz w:val="24"/>
          <w:szCs w:val="24"/>
        </w:rPr>
        <w:t xml:space="preserve">detected by either resequencing (Global) or PCR (B) detection methods. The red line is the trend line estimated from the binary occurrence data estimated using a spline, and the gray ribbon is the standard error for the predictions at each point in time. (C) The proportion of rice acreage in each year and state having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or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with years having no rice varieties with known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composition filled in using linear interpolation. The colored lines are loess-smoothed trends for the prop</w:t>
      </w:r>
      <w:r>
        <w:rPr>
          <w:rFonts w:ascii="Times New Roman" w:eastAsia="Times New Roman" w:hAnsi="Times New Roman" w:cs="Times New Roman"/>
          <w:sz w:val="24"/>
          <w:szCs w:val="24"/>
        </w:rPr>
        <w:t xml:space="preserve">ortion of U.S. rice acreage having each of the 2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(D) Model predictions for the effect of changes in rice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frequency,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on the pathogen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arsenal, with the red line being the marginal prediction for the </w:t>
      </w:r>
      <w:r>
        <w:rPr>
          <w:rFonts w:ascii="Times New Roman" w:eastAsia="Times New Roman" w:hAnsi="Times New Roman" w:cs="Times New Roman"/>
          <w:i/>
          <w:sz w:val="24"/>
          <w:szCs w:val="24"/>
        </w:rPr>
        <w:t xml:space="preserve">AVR </w:t>
      </w:r>
      <w:r>
        <w:rPr>
          <w:rFonts w:ascii="Times New Roman" w:eastAsia="Times New Roman" w:hAnsi="Times New Roman" w:cs="Times New Roman"/>
          <w:sz w:val="24"/>
          <w:szCs w:val="24"/>
        </w:rPr>
        <w:t xml:space="preserve">prevalence changing </w:t>
      </w:r>
      <w:r>
        <w:rPr>
          <w:rFonts w:ascii="Times New Roman" w:eastAsia="Times New Roman" w:hAnsi="Times New Roman" w:cs="Times New Roman"/>
          <w:i/>
          <w:sz w:val="24"/>
          <w:szCs w:val="24"/>
        </w:rPr>
        <w:t>Pi-km</w:t>
      </w:r>
      <w:r>
        <w:rPr>
          <w:rFonts w:ascii="Times New Roman" w:eastAsia="Times New Roman" w:hAnsi="Times New Roman" w:cs="Times New Roman"/>
          <w:sz w:val="24"/>
          <w:szCs w:val="24"/>
        </w:rPr>
        <w:t xml:space="preserve"> frequency at fixed </w:t>
      </w:r>
      <w:r>
        <w:rPr>
          <w:rFonts w:ascii="Times New Roman" w:eastAsia="Times New Roman" w:hAnsi="Times New Roman" w:cs="Times New Roman"/>
          <w:i/>
          <w:sz w:val="24"/>
          <w:szCs w:val="24"/>
        </w:rPr>
        <w:t>Pi-</w:t>
      </w:r>
      <w:proofErr w:type="spellStart"/>
      <w:r>
        <w:rPr>
          <w:rFonts w:ascii="Times New Roman" w:eastAsia="Times New Roman" w:hAnsi="Times New Roman" w:cs="Times New Roman"/>
          <w:i/>
          <w:sz w:val="24"/>
          <w:szCs w:val="24"/>
        </w:rPr>
        <w:t>ks</w:t>
      </w:r>
      <w:proofErr w:type="spellEnd"/>
      <w:r>
        <w:rPr>
          <w:rFonts w:ascii="Times New Roman" w:eastAsia="Times New Roman" w:hAnsi="Times New Roman" w:cs="Times New Roman"/>
          <w:sz w:val="24"/>
          <w:szCs w:val="24"/>
        </w:rPr>
        <w:t xml:space="preserve"> frequencies given in the strip title (0, 0.17, 0.33, 0.50, 0.67, and 1). Lagged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frequencies for state of isolate collection were used as the predictor in the model, with the average of some previous number of year</w:t>
      </w:r>
      <w:r>
        <w:rPr>
          <w:rFonts w:ascii="Times New Roman" w:eastAsia="Times New Roman" w:hAnsi="Times New Roman" w:cs="Times New Roman"/>
          <w:sz w:val="24"/>
          <w:szCs w:val="24"/>
        </w:rPr>
        <w:t xml:space="preserve">s given in the strip of text above each facet. The best lag was chosen using the same method as for the other five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genes. There are six panels because the effect of one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on the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 depends on the frequency of the other cognate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w:t>
      </w:r>
    </w:p>
    <w:p w14:paraId="5FFA5E10"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t>Fig. 4</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Evolutionary mechanisms of 2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r>
        <w:rPr>
          <w:rFonts w:ascii="Times New Roman" w:eastAsia="Times New Roman" w:hAnsi="Times New Roman" w:cs="Times New Roman"/>
          <w:b/>
          <w:sz w:val="24"/>
          <w:szCs w:val="24"/>
        </w:rPr>
        <w:t xml:space="preserve">, in the </w:t>
      </w:r>
      <w:r>
        <w:rPr>
          <w:rFonts w:ascii="Times New Roman" w:eastAsia="Times New Roman" w:hAnsi="Times New Roman" w:cs="Times New Roman"/>
          <w:b/>
          <w:i/>
          <w:sz w:val="24"/>
          <w:szCs w:val="24"/>
        </w:rPr>
        <w:t xml:space="preserve">Mo </w:t>
      </w:r>
      <w:r>
        <w:rPr>
          <w:rFonts w:ascii="Times New Roman" w:eastAsia="Times New Roman" w:hAnsi="Times New Roman" w:cs="Times New Roman"/>
          <w:b/>
          <w:sz w:val="24"/>
          <w:szCs w:val="24"/>
        </w:rPr>
        <w:t xml:space="preserve">populations. </w:t>
      </w:r>
      <w:r>
        <w:rPr>
          <w:rFonts w:ascii="Times New Roman" w:eastAsia="Times New Roman" w:hAnsi="Times New Roman" w:cs="Times New Roman"/>
          <w:sz w:val="24"/>
          <w:szCs w:val="24"/>
        </w:rPr>
        <w:t xml:space="preserve">Haplotype network representing stepwise changes in nucleotide composition of </w:t>
      </w:r>
      <w:r>
        <w:rPr>
          <w:rFonts w:ascii="Times New Roman" w:eastAsia="Times New Roman" w:hAnsi="Times New Roman" w:cs="Times New Roman"/>
          <w:i/>
          <w:sz w:val="24"/>
          <w:szCs w:val="24"/>
        </w:rPr>
        <w:t>AVR-Pita1</w:t>
      </w:r>
      <w:r>
        <w:rPr>
          <w:rFonts w:ascii="Times New Roman" w:eastAsia="Times New Roman" w:hAnsi="Times New Roman" w:cs="Times New Roman"/>
          <w:b/>
          <w:i/>
          <w:sz w:val="24"/>
          <w:szCs w:val="24"/>
        </w:rPr>
        <w:t xml:space="preserve"> </w:t>
      </w:r>
      <w:r>
        <w:rPr>
          <w:rFonts w:ascii="Times New Roman" w:eastAsia="Times New Roman" w:hAnsi="Times New Roman" w:cs="Times New Roman"/>
          <w:sz w:val="24"/>
          <w:szCs w:val="24"/>
        </w:rPr>
        <w:t xml:space="preserve">(A -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Global</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343,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U.S</w:t>
      </w:r>
      <w:proofErr w:type="spellEnd"/>
      <w:r>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=125) and </w:t>
      </w:r>
      <w:r>
        <w:rPr>
          <w:rFonts w:ascii="Times New Roman" w:eastAsia="Times New Roman" w:hAnsi="Times New Roman" w:cs="Times New Roman"/>
          <w:i/>
          <w:sz w:val="24"/>
          <w:szCs w:val="24"/>
        </w:rPr>
        <w:t>AVR-Pik</w:t>
      </w:r>
      <w:r>
        <w:rPr>
          <w:rFonts w:ascii="Times New Roman" w:eastAsia="Times New Roman" w:hAnsi="Times New Roman" w:cs="Times New Roman"/>
          <w:sz w:val="24"/>
          <w:szCs w:val="24"/>
        </w:rPr>
        <w:t xml:space="preserve"> (D -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Global</w:t>
      </w:r>
      <w:proofErr w:type="spellEnd"/>
      <w:r>
        <w:rPr>
          <w:rFonts w:ascii="Times New Roman" w:eastAsia="Times New Roman" w:hAnsi="Times New Roman" w:cs="Times New Roman"/>
          <w:b/>
          <w:sz w:val="24"/>
          <w:szCs w:val="24"/>
        </w:rPr>
        <w:t>=</w:t>
      </w:r>
      <w:r>
        <w:rPr>
          <w:rFonts w:ascii="Times New Roman" w:eastAsia="Times New Roman" w:hAnsi="Times New Roman" w:cs="Times New Roman"/>
          <w:sz w:val="24"/>
          <w:szCs w:val="24"/>
        </w:rPr>
        <w:t xml:space="preserve">289, </w:t>
      </w:r>
      <w:proofErr w:type="spellStart"/>
      <w:r>
        <w:rPr>
          <w:rFonts w:ascii="Times New Roman" w:eastAsia="Times New Roman" w:hAnsi="Times New Roman" w:cs="Times New Roman"/>
          <w:sz w:val="24"/>
          <w:szCs w:val="24"/>
        </w:rPr>
        <w:t>n</w:t>
      </w:r>
      <w:r>
        <w:rPr>
          <w:rFonts w:ascii="Times New Roman" w:eastAsia="Times New Roman" w:hAnsi="Times New Roman" w:cs="Times New Roman"/>
          <w:sz w:val="24"/>
          <w:szCs w:val="24"/>
          <w:vertAlign w:val="subscript"/>
        </w:rPr>
        <w:t>U.S</w:t>
      </w:r>
      <w:proofErr w:type="spellEnd"/>
      <w:r>
        <w:rPr>
          <w:rFonts w:ascii="Times New Roman" w:eastAsia="Times New Roman" w:hAnsi="Times New Roman" w:cs="Times New Roman"/>
          <w:sz w:val="24"/>
          <w:szCs w:val="24"/>
          <w:vertAlign w:val="subscript"/>
        </w:rPr>
        <w:t>.</w:t>
      </w:r>
      <w:r>
        <w:rPr>
          <w:rFonts w:ascii="Times New Roman" w:eastAsia="Times New Roman" w:hAnsi="Times New Roman" w:cs="Times New Roman"/>
          <w:sz w:val="24"/>
          <w:szCs w:val="24"/>
        </w:rPr>
        <w:t xml:space="preserve">=151). Each labeled variant, such as V001, corresponds to a unique haplotype sequence for that gene. Variants are ordered such that highly related haplotypes are connected by a gray line. The pie chart shows the proportion of individual haplotype sequences coming from the </w:t>
      </w:r>
      <w:r>
        <w:rPr>
          <w:rFonts w:ascii="Times New Roman" w:eastAsia="Times New Roman" w:hAnsi="Times New Roman" w:cs="Times New Roman"/>
          <w:sz w:val="24"/>
          <w:szCs w:val="24"/>
        </w:rPr>
        <w:t>Global (light blue) or U.S. (salmon) isolates. Occurrences of each protein haplotype, grouped by four key residues, are also shown in a time-line view (B and E) along with the corresponding amino acids at these codon positions (C and F).</w:t>
      </w:r>
    </w:p>
    <w:p w14:paraId="5FFA5E11"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t>Fig. 5</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A genome-wide view at </w:t>
      </w:r>
      <w:r>
        <w:rPr>
          <w:rFonts w:ascii="Times New Roman" w:eastAsia="Times New Roman" w:hAnsi="Times New Roman" w:cs="Times New Roman"/>
          <w:b/>
          <w:i/>
          <w:sz w:val="24"/>
          <w:szCs w:val="24"/>
        </w:rPr>
        <w:t>Mo</w:t>
      </w:r>
      <w:r>
        <w:rPr>
          <w:rFonts w:ascii="Times New Roman" w:eastAsia="Times New Roman" w:hAnsi="Times New Roman" w:cs="Times New Roman"/>
          <w:b/>
          <w:sz w:val="24"/>
          <w:szCs w:val="24"/>
        </w:rPr>
        <w:t xml:space="preserve"> genetic diversity in 329 publicly available resequencing libraries. </w:t>
      </w:r>
      <w:r>
        <w:rPr>
          <w:rFonts w:ascii="Times New Roman" w:eastAsia="Times New Roman" w:hAnsi="Times New Roman" w:cs="Times New Roman"/>
          <w:sz w:val="24"/>
          <w:szCs w:val="24"/>
        </w:rPr>
        <w:t xml:space="preserve">All features are grouped by annotation information into exon, intron and intergenic space as shown. A) Tajima’s D statistic, B) Nucleotide Diversity (Pi), and C) curve of cumulative number of features showing </w:t>
      </w:r>
      <w:proofErr w:type="gramStart"/>
      <w:r>
        <w:rPr>
          <w:rFonts w:ascii="Times New Roman" w:eastAsia="Times New Roman" w:hAnsi="Times New Roman" w:cs="Times New Roman"/>
          <w:sz w:val="24"/>
          <w:szCs w:val="24"/>
        </w:rPr>
        <w:t>particular nucleotide</w:t>
      </w:r>
      <w:proofErr w:type="gramEnd"/>
      <w:r>
        <w:rPr>
          <w:rFonts w:ascii="Times New Roman" w:eastAsia="Times New Roman" w:hAnsi="Times New Roman" w:cs="Times New Roman"/>
          <w:sz w:val="24"/>
          <w:szCs w:val="24"/>
        </w:rPr>
        <w:t xml:space="preserve"> diversity levels.</w:t>
      </w:r>
    </w:p>
    <w:p w14:paraId="5FFA5E12"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Fig. 6</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 xml:space="preserve">Validation of the efficacy of </w:t>
      </w:r>
      <w:r>
        <w:rPr>
          <w:rFonts w:ascii="Times New Roman" w:eastAsia="Times New Roman" w:hAnsi="Times New Roman" w:cs="Times New Roman"/>
          <w:b/>
          <w:i/>
          <w:sz w:val="24"/>
          <w:szCs w:val="24"/>
        </w:rPr>
        <w:t>AVR</w:t>
      </w:r>
      <w:r>
        <w:rPr>
          <w:rFonts w:ascii="Times New Roman" w:eastAsia="Times New Roman" w:hAnsi="Times New Roman" w:cs="Times New Roman"/>
          <w:b/>
          <w:sz w:val="24"/>
          <w:szCs w:val="24"/>
        </w:rPr>
        <w:t xml:space="preserve"> genes as an indicator for the resistance reaction of their cognate </w:t>
      </w:r>
      <w:r>
        <w:rPr>
          <w:rFonts w:ascii="Times New Roman" w:eastAsia="Times New Roman" w:hAnsi="Times New Roman" w:cs="Times New Roman"/>
          <w:b/>
          <w:i/>
          <w:sz w:val="24"/>
          <w:szCs w:val="24"/>
        </w:rPr>
        <w:t>R</w:t>
      </w:r>
      <w:r>
        <w:rPr>
          <w:rFonts w:ascii="Times New Roman" w:eastAsia="Times New Roman" w:hAnsi="Times New Roman" w:cs="Times New Roman"/>
          <w:b/>
          <w:sz w:val="24"/>
          <w:szCs w:val="24"/>
        </w:rPr>
        <w:t xml:space="preserve"> genes.</w:t>
      </w:r>
      <w:r>
        <w:rPr>
          <w:rFonts w:ascii="Times New Roman" w:eastAsia="Times New Roman" w:hAnsi="Times New Roman" w:cs="Times New Roman"/>
          <w:sz w:val="24"/>
          <w:szCs w:val="24"/>
        </w:rPr>
        <w:t xml:space="preserve"> A) Blast disease symptoms of the representative rice varieties. The </w:t>
      </w:r>
      <w:r>
        <w:rPr>
          <w:rFonts w:ascii="Times New Roman" w:eastAsia="Times New Roman" w:hAnsi="Times New Roman" w:cs="Times New Roman"/>
          <w:i/>
          <w:sz w:val="24"/>
          <w:szCs w:val="24"/>
        </w:rPr>
        <w:t>Mo</w:t>
      </w:r>
      <w:r>
        <w:rPr>
          <w:rFonts w:ascii="Times New Roman" w:eastAsia="Times New Roman" w:hAnsi="Times New Roman" w:cs="Times New Roman"/>
          <w:sz w:val="24"/>
          <w:szCs w:val="24"/>
        </w:rPr>
        <w:t xml:space="preserve"> race IB49 (isolate ML1_2014) was used for inoculation. B) Distribution of disease scores. The X axis indicates scores of disease reactions where 0-2 represents resistance and 3-5 susceptibility, respectively. The Y axis indicates IRRI monogenic lines and </w:t>
      </w:r>
      <w:r>
        <w:rPr>
          <w:rFonts w:ascii="Times New Roman" w:eastAsia="Times New Roman" w:hAnsi="Times New Roman" w:cs="Times New Roman"/>
          <w:i/>
          <w:sz w:val="24"/>
          <w:szCs w:val="24"/>
        </w:rPr>
        <w:t>R</w:t>
      </w:r>
      <w:r>
        <w:rPr>
          <w:rFonts w:ascii="Times New Roman" w:eastAsia="Times New Roman" w:hAnsi="Times New Roman" w:cs="Times New Roman"/>
          <w:sz w:val="24"/>
          <w:szCs w:val="24"/>
        </w:rPr>
        <w:t xml:space="preserve"> gene differential lines and the susceptible control LTH. A total of 64 blast strains (Dataset S6) with different </w:t>
      </w:r>
      <w:r>
        <w:rPr>
          <w:rFonts w:ascii="Times New Roman" w:eastAsia="Times New Roman" w:hAnsi="Times New Roman" w:cs="Times New Roman"/>
          <w:i/>
          <w:sz w:val="24"/>
          <w:szCs w:val="24"/>
        </w:rPr>
        <w:t>AVR</w:t>
      </w:r>
      <w:r>
        <w:rPr>
          <w:rFonts w:ascii="Times New Roman" w:eastAsia="Times New Roman" w:hAnsi="Times New Roman" w:cs="Times New Roman"/>
          <w:sz w:val="24"/>
          <w:szCs w:val="24"/>
        </w:rPr>
        <w:t xml:space="preserve"> genes were used to inoculate indicated rice genotypes.</w:t>
      </w:r>
    </w:p>
    <w:p w14:paraId="5FFA5E13" w14:textId="77777777" w:rsidR="00802F92" w:rsidRDefault="00A063F7">
      <w:pPr>
        <w:spacing w:line="360" w:lineRule="auto"/>
        <w:jc w:val="both"/>
        <w:rPr>
          <w:rFonts w:ascii="Times New Roman" w:hAnsi="Times New Roman"/>
          <w:b/>
          <w:bCs/>
          <w:sz w:val="24"/>
          <w:szCs w:val="24"/>
        </w:rPr>
      </w:pPr>
      <w:r>
        <w:rPr>
          <w:rFonts w:ascii="Times New Roman" w:hAnsi="Times New Roman"/>
          <w:b/>
          <w:bCs/>
          <w:sz w:val="24"/>
          <w:szCs w:val="24"/>
        </w:rPr>
        <w:t xml:space="preserve">Fig S1. Evolutionary dynamics of AVR genes </w:t>
      </w:r>
      <w:r>
        <w:rPr>
          <w:rFonts w:ascii="Times New Roman" w:hAnsi="Times New Roman"/>
          <w:b/>
          <w:bCs/>
          <w:i/>
          <w:iCs/>
          <w:sz w:val="24"/>
          <w:szCs w:val="24"/>
        </w:rPr>
        <w:t xml:space="preserve">AVR-Pi9 </w:t>
      </w:r>
      <w:r>
        <w:rPr>
          <w:rFonts w:ascii="Times New Roman" w:hAnsi="Times New Roman"/>
          <w:b/>
          <w:bCs/>
          <w:sz w:val="24"/>
          <w:szCs w:val="24"/>
        </w:rPr>
        <w:t xml:space="preserve">and </w:t>
      </w:r>
      <w:r>
        <w:rPr>
          <w:rFonts w:ascii="Times New Roman" w:hAnsi="Times New Roman"/>
          <w:b/>
          <w:bCs/>
          <w:i/>
          <w:iCs/>
          <w:sz w:val="24"/>
          <w:szCs w:val="24"/>
        </w:rPr>
        <w:t>AVR-</w:t>
      </w:r>
      <w:proofErr w:type="spellStart"/>
      <w:r>
        <w:rPr>
          <w:rFonts w:ascii="Times New Roman" w:hAnsi="Times New Roman"/>
          <w:b/>
          <w:bCs/>
          <w:i/>
          <w:iCs/>
          <w:sz w:val="24"/>
          <w:szCs w:val="24"/>
        </w:rPr>
        <w:t>Pib</w:t>
      </w:r>
      <w:proofErr w:type="spellEnd"/>
      <w:r>
        <w:rPr>
          <w:rFonts w:ascii="Times New Roman" w:hAnsi="Times New Roman"/>
          <w:b/>
          <w:bCs/>
          <w:sz w:val="24"/>
          <w:szCs w:val="24"/>
        </w:rPr>
        <w:t xml:space="preserve">, with cognate rice </w:t>
      </w:r>
      <w:r>
        <w:rPr>
          <w:rFonts w:ascii="Times New Roman" w:hAnsi="Times New Roman"/>
          <w:b/>
          <w:bCs/>
          <w:i/>
          <w:iCs/>
          <w:sz w:val="24"/>
          <w:szCs w:val="24"/>
        </w:rPr>
        <w:t>R</w:t>
      </w:r>
      <w:r>
        <w:rPr>
          <w:rFonts w:ascii="Times New Roman" w:hAnsi="Times New Roman"/>
          <w:b/>
          <w:bCs/>
          <w:sz w:val="24"/>
          <w:szCs w:val="24"/>
        </w:rPr>
        <w:t xml:space="preserve"> gene </w:t>
      </w:r>
      <w:r>
        <w:rPr>
          <w:rFonts w:ascii="Times New Roman" w:hAnsi="Times New Roman"/>
          <w:b/>
          <w:bCs/>
          <w:i/>
          <w:iCs/>
          <w:sz w:val="24"/>
          <w:szCs w:val="24"/>
        </w:rPr>
        <w:t>Pi-b</w:t>
      </w:r>
      <w:r>
        <w:rPr>
          <w:rFonts w:ascii="Times New Roman" w:hAnsi="Times New Roman"/>
          <w:b/>
          <w:bCs/>
          <w:sz w:val="24"/>
          <w:szCs w:val="24"/>
        </w:rPr>
        <w:t>.</w:t>
      </w:r>
      <w:r>
        <w:rPr>
          <w:rFonts w:ascii="Times New Roman" w:hAnsi="Times New Roman"/>
          <w:sz w:val="24"/>
          <w:szCs w:val="24"/>
        </w:rPr>
        <w:t xml:space="preserve"> See Figures 2 and 3 for an in-depth description.</w:t>
      </w:r>
    </w:p>
    <w:p w14:paraId="5FFA5E14" w14:textId="77777777" w:rsidR="00802F92" w:rsidRDefault="00A063F7">
      <w:pPr>
        <w:spacing w:line="360" w:lineRule="auto"/>
        <w:jc w:val="both"/>
        <w:rPr>
          <w:rFonts w:ascii="Times New Roman" w:hAnsi="Times New Roman"/>
          <w:b/>
          <w:bCs/>
          <w:sz w:val="24"/>
          <w:szCs w:val="24"/>
        </w:rPr>
      </w:pPr>
      <w:r>
        <w:br w:type="page"/>
      </w:r>
    </w:p>
    <w:p w14:paraId="5FFA5E15"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Table legend</w:t>
      </w:r>
    </w:p>
    <w:p w14:paraId="5FFA5E16" w14:textId="77777777" w:rsidR="00802F92" w:rsidRDefault="00A063F7">
      <w:pPr>
        <w:spacing w:line="360" w:lineRule="auto"/>
        <w:jc w:val="both"/>
        <w:rPr>
          <w:rFonts w:ascii="Times New Roman" w:hAnsi="Times New Roman"/>
        </w:rPr>
        <w:sectPr w:rsidR="00802F92">
          <w:headerReference w:type="default" r:id="rId21"/>
          <w:footerReference w:type="default" r:id="rId22"/>
          <w:pgSz w:w="12240" w:h="15840"/>
          <w:pgMar w:top="1440" w:right="1440" w:bottom="1440" w:left="1440" w:header="720" w:footer="720" w:gutter="0"/>
          <w:lnNumType w:countBy="1" w:distance="283" w:restart="continuous"/>
          <w:pgNumType w:start="1"/>
          <w:cols w:space="720"/>
          <w:formProt w:val="0"/>
          <w:docGrid w:linePitch="100" w:charSpace="8192"/>
        </w:sectPr>
      </w:pPr>
      <w:r>
        <w:rPr>
          <w:rFonts w:ascii="Times New Roman" w:eastAsia="Times New Roman" w:hAnsi="Times New Roman" w:cs="Times New Roman"/>
          <w:b/>
          <w:sz w:val="24"/>
          <w:szCs w:val="24"/>
        </w:rPr>
        <w:t xml:space="preserve">Table 1. Sequence variations and evolutionary patterns of the </w:t>
      </w:r>
      <w:r>
        <w:rPr>
          <w:rFonts w:ascii="Times New Roman" w:eastAsia="Times New Roman" w:hAnsi="Times New Roman" w:cs="Times New Roman"/>
          <w:b/>
          <w:i/>
          <w:sz w:val="24"/>
          <w:szCs w:val="24"/>
        </w:rPr>
        <w:t>AVR-Pita1</w:t>
      </w:r>
      <w:r>
        <w:rPr>
          <w:rFonts w:ascii="Times New Roman" w:eastAsia="Times New Roman" w:hAnsi="Times New Roman" w:cs="Times New Roman"/>
          <w:b/>
          <w:sz w:val="24"/>
          <w:szCs w:val="24"/>
        </w:rPr>
        <w:t xml:space="preserve"> and </w:t>
      </w:r>
      <w:r>
        <w:rPr>
          <w:rFonts w:ascii="Times New Roman" w:eastAsia="Times New Roman" w:hAnsi="Times New Roman" w:cs="Times New Roman"/>
          <w:b/>
          <w:i/>
          <w:sz w:val="24"/>
          <w:szCs w:val="24"/>
        </w:rPr>
        <w:t>AVR-Pik</w:t>
      </w:r>
      <w:r>
        <w:rPr>
          <w:rFonts w:ascii="Times New Roman" w:eastAsia="Times New Roman" w:hAnsi="Times New Roman" w:cs="Times New Roman"/>
          <w:b/>
          <w:sz w:val="24"/>
          <w:szCs w:val="24"/>
        </w:rPr>
        <w:t xml:space="preserve"> genes</w:t>
      </w:r>
    </w:p>
    <w:p w14:paraId="5FFA5E17" w14:textId="77777777" w:rsidR="00802F92" w:rsidRDefault="00A063F7">
      <w:pPr>
        <w:spacing w:line="360" w:lineRule="auto"/>
        <w:jc w:val="both"/>
        <w:rPr>
          <w:rFonts w:ascii="Times New Roman" w:hAnsi="Times New Roman"/>
        </w:rPr>
      </w:pPr>
      <w:r>
        <w:rPr>
          <w:noProof/>
        </w:rPr>
        <w:lastRenderedPageBreak/>
        <w:drawing>
          <wp:inline distT="0" distB="0" distL="0" distR="0" wp14:anchorId="5FFA5E2A" wp14:editId="5FFA5E2B">
            <wp:extent cx="8215630" cy="327850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3"/>
                    <a:srcRect t="106" b="106"/>
                    <a:stretch>
                      <a:fillRect/>
                    </a:stretch>
                  </pic:blipFill>
                  <pic:spPr bwMode="auto">
                    <a:xfrm>
                      <a:off x="0" y="0"/>
                      <a:ext cx="8215630" cy="3278505"/>
                    </a:xfrm>
                    <a:prstGeom prst="rect">
                      <a:avLst/>
                    </a:prstGeom>
                  </pic:spPr>
                </pic:pic>
              </a:graphicData>
            </a:graphic>
          </wp:inline>
        </w:drawing>
      </w:r>
      <w:r>
        <w:br w:type="page"/>
      </w:r>
    </w:p>
    <w:p w14:paraId="5FFA5E18" w14:textId="77777777" w:rsidR="00802F92" w:rsidRDefault="00A063F7">
      <w:pPr>
        <w:spacing w:line="360" w:lineRule="auto"/>
        <w:jc w:val="both"/>
        <w:rPr>
          <w:rFonts w:ascii="Times New Roman" w:hAnsi="Times New Roman"/>
        </w:rPr>
      </w:pPr>
      <w:r>
        <w:rPr>
          <w:noProof/>
        </w:rPr>
        <w:lastRenderedPageBreak/>
        <w:drawing>
          <wp:inline distT="0" distB="0" distL="0" distR="0" wp14:anchorId="5FFA5E2C" wp14:editId="5FFA5E2D">
            <wp:extent cx="8242935" cy="5495290"/>
            <wp:effectExtent l="0" t="0" r="0" b="0"/>
            <wp:docPr id="2"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pic:cNvPicPr>
                      <a:picLocks noChangeAspect="1" noChangeArrowheads="1"/>
                    </pic:cNvPicPr>
                  </pic:nvPicPr>
                  <pic:blipFill>
                    <a:blip r:embed="rId24"/>
                    <a:stretch>
                      <a:fillRect/>
                    </a:stretch>
                  </pic:blipFill>
                  <pic:spPr bwMode="auto">
                    <a:xfrm>
                      <a:off x="0" y="0"/>
                      <a:ext cx="8242935" cy="5495290"/>
                    </a:xfrm>
                    <a:prstGeom prst="rect">
                      <a:avLst/>
                    </a:prstGeom>
                  </pic:spPr>
                </pic:pic>
              </a:graphicData>
            </a:graphic>
          </wp:inline>
        </w:drawing>
      </w:r>
      <w:r>
        <w:br w:type="page"/>
      </w:r>
    </w:p>
    <w:p w14:paraId="5FFA5E19" w14:textId="77777777" w:rsidR="00802F92" w:rsidRDefault="00A063F7">
      <w:pPr>
        <w:spacing w:line="360" w:lineRule="auto"/>
        <w:jc w:val="both"/>
        <w:rPr>
          <w:rFonts w:ascii="Times New Roman" w:hAnsi="Times New Roman"/>
        </w:rPr>
      </w:pPr>
      <w:r>
        <w:rPr>
          <w:noProof/>
        </w:rPr>
        <w:lastRenderedPageBreak/>
        <w:drawing>
          <wp:inline distT="0" distB="0" distL="0" distR="0" wp14:anchorId="5FFA5E2E" wp14:editId="5FFA5E2F">
            <wp:extent cx="8206740" cy="3827145"/>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25"/>
                    <a:stretch>
                      <a:fillRect/>
                    </a:stretch>
                  </pic:blipFill>
                  <pic:spPr bwMode="auto">
                    <a:xfrm>
                      <a:off x="0" y="0"/>
                      <a:ext cx="8206740" cy="3827145"/>
                    </a:xfrm>
                    <a:prstGeom prst="rect">
                      <a:avLst/>
                    </a:prstGeom>
                  </pic:spPr>
                </pic:pic>
              </a:graphicData>
            </a:graphic>
          </wp:inline>
        </w:drawing>
      </w:r>
      <w:r>
        <w:br w:type="page"/>
      </w:r>
    </w:p>
    <w:p w14:paraId="5FFA5E1A" w14:textId="77777777" w:rsidR="00802F92" w:rsidRDefault="00A063F7">
      <w:pPr>
        <w:spacing w:line="360" w:lineRule="auto"/>
        <w:jc w:val="both"/>
        <w:rPr>
          <w:rFonts w:ascii="Times New Roman" w:hAnsi="Times New Roman"/>
        </w:rPr>
      </w:pPr>
      <w:r>
        <w:rPr>
          <w:noProof/>
        </w:rPr>
        <w:lastRenderedPageBreak/>
        <w:drawing>
          <wp:inline distT="0" distB="0" distL="0" distR="0" wp14:anchorId="5FFA5E30" wp14:editId="5FFA5E31">
            <wp:extent cx="8250555" cy="4124960"/>
            <wp:effectExtent l="0" t="0" r="0" b="0"/>
            <wp:docPr id="4"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png"/>
                    <pic:cNvPicPr>
                      <a:picLocks noChangeAspect="1" noChangeArrowheads="1"/>
                    </pic:cNvPicPr>
                  </pic:nvPicPr>
                  <pic:blipFill>
                    <a:blip r:embed="rId26"/>
                    <a:stretch>
                      <a:fillRect/>
                    </a:stretch>
                  </pic:blipFill>
                  <pic:spPr bwMode="auto">
                    <a:xfrm>
                      <a:off x="0" y="0"/>
                      <a:ext cx="8250555" cy="4124960"/>
                    </a:xfrm>
                    <a:prstGeom prst="rect">
                      <a:avLst/>
                    </a:prstGeom>
                  </pic:spPr>
                </pic:pic>
              </a:graphicData>
            </a:graphic>
          </wp:inline>
        </w:drawing>
      </w:r>
      <w:commentRangeStart w:id="33"/>
      <w:commentRangeEnd w:id="33"/>
      <w:r>
        <w:commentReference w:id="33"/>
      </w:r>
      <w:r>
        <w:br w:type="page"/>
      </w:r>
    </w:p>
    <w:p w14:paraId="5FFA5E1B" w14:textId="77777777" w:rsidR="00802F92" w:rsidRDefault="00A063F7">
      <w:pPr>
        <w:spacing w:line="360" w:lineRule="auto"/>
        <w:jc w:val="both"/>
        <w:rPr>
          <w:rFonts w:ascii="Times New Roman" w:hAnsi="Times New Roman"/>
        </w:rPr>
      </w:pPr>
      <w:r>
        <w:rPr>
          <w:noProof/>
        </w:rPr>
        <w:lastRenderedPageBreak/>
        <w:drawing>
          <wp:inline distT="0" distB="0" distL="0" distR="0" wp14:anchorId="5FFA5E32" wp14:editId="5FFA5E33">
            <wp:extent cx="8258175" cy="2752725"/>
            <wp:effectExtent l="0" t="0" r="0" b="0"/>
            <wp:docPr id="5"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png"/>
                    <pic:cNvPicPr>
                      <a:picLocks noChangeAspect="1" noChangeArrowheads="1"/>
                    </pic:cNvPicPr>
                  </pic:nvPicPr>
                  <pic:blipFill>
                    <a:blip r:embed="rId27"/>
                    <a:stretch>
                      <a:fillRect/>
                    </a:stretch>
                  </pic:blipFill>
                  <pic:spPr bwMode="auto">
                    <a:xfrm>
                      <a:off x="0" y="0"/>
                      <a:ext cx="8258175" cy="2752725"/>
                    </a:xfrm>
                    <a:prstGeom prst="rect">
                      <a:avLst/>
                    </a:prstGeom>
                  </pic:spPr>
                </pic:pic>
              </a:graphicData>
            </a:graphic>
          </wp:inline>
        </w:drawing>
      </w:r>
      <w:r>
        <w:br w:type="page"/>
      </w:r>
    </w:p>
    <w:p w14:paraId="5FFA5E1C" w14:textId="77777777" w:rsidR="00802F92" w:rsidRDefault="00A063F7">
      <w:pPr>
        <w:spacing w:line="360" w:lineRule="auto"/>
        <w:jc w:val="both"/>
        <w:rPr>
          <w:rFonts w:ascii="Times New Roman" w:hAnsi="Times New Roman"/>
        </w:rPr>
      </w:pPr>
      <w:r>
        <w:rPr>
          <w:noProof/>
        </w:rPr>
        <w:lastRenderedPageBreak/>
        <w:drawing>
          <wp:inline distT="0" distB="0" distL="0" distR="0" wp14:anchorId="5FFA5E34" wp14:editId="5FFA5E35">
            <wp:extent cx="6970395" cy="2951480"/>
            <wp:effectExtent l="0" t="0" r="0" b="0"/>
            <wp:docPr id="6"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a:picLocks noChangeAspect="1" noChangeArrowheads="1"/>
                    </pic:cNvPicPr>
                  </pic:nvPicPr>
                  <pic:blipFill>
                    <a:blip r:embed="rId28"/>
                    <a:stretch>
                      <a:fillRect/>
                    </a:stretch>
                  </pic:blipFill>
                  <pic:spPr bwMode="auto">
                    <a:xfrm>
                      <a:off x="0" y="0"/>
                      <a:ext cx="6970395" cy="2951480"/>
                    </a:xfrm>
                    <a:prstGeom prst="rect">
                      <a:avLst/>
                    </a:prstGeom>
                  </pic:spPr>
                </pic:pic>
              </a:graphicData>
            </a:graphic>
          </wp:inline>
        </w:drawing>
      </w:r>
      <w:r>
        <w:br w:type="page"/>
      </w:r>
    </w:p>
    <w:p w14:paraId="5FFA5E1D" w14:textId="77777777" w:rsidR="00802F92" w:rsidRDefault="00A063F7">
      <w:pPr>
        <w:spacing w:line="360" w:lineRule="auto"/>
        <w:jc w:val="both"/>
        <w:sectPr w:rsidR="00802F92">
          <w:headerReference w:type="default" r:id="rId29"/>
          <w:footerReference w:type="default" r:id="rId30"/>
          <w:pgSz w:w="15840" w:h="12240" w:orient="landscape"/>
          <w:pgMar w:top="1440" w:right="1440" w:bottom="1440" w:left="1440" w:header="720" w:footer="720" w:gutter="0"/>
          <w:lnNumType w:countBy="1" w:distance="283" w:restart="continuous"/>
          <w:cols w:space="720"/>
          <w:formProt w:val="0"/>
          <w:docGrid w:linePitch="100" w:charSpace="8192"/>
        </w:sectPr>
      </w:pPr>
      <w:r>
        <w:rPr>
          <w:noProof/>
        </w:rPr>
        <w:lastRenderedPageBreak/>
        <w:drawing>
          <wp:anchor distT="0" distB="0" distL="0" distR="0" simplePos="0" relativeHeight="8" behindDoc="0" locked="0" layoutInCell="0" allowOverlap="1" wp14:anchorId="5FFA5E36" wp14:editId="5FFA5E37">
            <wp:simplePos x="0" y="0"/>
            <wp:positionH relativeFrom="column">
              <wp:align>center</wp:align>
            </wp:positionH>
            <wp:positionV relativeFrom="paragraph">
              <wp:posOffset>635</wp:posOffset>
            </wp:positionV>
            <wp:extent cx="5197475" cy="3118485"/>
            <wp:effectExtent l="0" t="0" r="0" b="0"/>
            <wp:wrapSquare wrapText="largest"/>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31"/>
                    <a:stretch>
                      <a:fillRect/>
                    </a:stretch>
                  </pic:blipFill>
                  <pic:spPr bwMode="auto">
                    <a:xfrm>
                      <a:off x="0" y="0"/>
                      <a:ext cx="5197475" cy="3118485"/>
                    </a:xfrm>
                    <a:prstGeom prst="rect">
                      <a:avLst/>
                    </a:prstGeom>
                  </pic:spPr>
                </pic:pic>
              </a:graphicData>
            </a:graphic>
          </wp:anchor>
        </w:drawing>
      </w:r>
    </w:p>
    <w:p w14:paraId="5FFA5E1E" w14:textId="77777777" w:rsidR="00802F92" w:rsidRDefault="00A063F7">
      <w:pPr>
        <w:spacing w:line="360" w:lineRule="auto"/>
        <w:jc w:val="both"/>
        <w:rPr>
          <w:rFonts w:ascii="Times New Roman" w:hAnsi="Times New Roman"/>
        </w:rPr>
      </w:pPr>
      <w:r>
        <w:rPr>
          <w:rFonts w:ascii="Times New Roman" w:eastAsia="Times New Roman" w:hAnsi="Times New Roman" w:cs="Times New Roman"/>
          <w:b/>
          <w:sz w:val="24"/>
          <w:szCs w:val="24"/>
        </w:rPr>
        <w:lastRenderedPageBreak/>
        <w:t>Tables</w:t>
      </w:r>
    </w:p>
    <w:p w14:paraId="5FFA5E1F" w14:textId="77777777" w:rsidR="00802F92" w:rsidRDefault="00A063F7">
      <w:pPr>
        <w:spacing w:line="360" w:lineRule="auto"/>
        <w:jc w:val="both"/>
        <w:rPr>
          <w:rFonts w:ascii="Times New Roman" w:hAnsi="Times New Roman"/>
        </w:rPr>
        <w:sectPr w:rsidR="00802F92">
          <w:headerReference w:type="default" r:id="rId32"/>
          <w:footerReference w:type="default" r:id="rId33"/>
          <w:pgSz w:w="15840" w:h="12240" w:orient="landscape"/>
          <w:pgMar w:top="1411" w:right="1699" w:bottom="1411" w:left="1699" w:header="720" w:footer="720" w:gutter="0"/>
          <w:lnNumType w:countBy="1" w:distance="283" w:restart="continuous"/>
          <w:cols w:space="720"/>
          <w:formProt w:val="0"/>
          <w:docGrid w:linePitch="100" w:charSpace="8192"/>
        </w:sectPr>
      </w:pPr>
      <w:commentRangeStart w:id="34"/>
      <w:r>
        <w:rPr>
          <w:rFonts w:ascii="Times New Roman" w:eastAsia="Times New Roman" w:hAnsi="Times New Roman" w:cs="Times New Roman"/>
          <w:sz w:val="24"/>
          <w:szCs w:val="24"/>
        </w:rPr>
        <w:t>Table 1 - would like to show Tajima’s D in Global vs U.S. isolates, relative to empirical distribution of these two parameters in the Global isolates (across other exons).</w:t>
      </w:r>
      <w:commentRangeEnd w:id="34"/>
      <w:r>
        <w:commentReference w:id="34"/>
      </w:r>
    </w:p>
    <w:p w14:paraId="5FFA5E20"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lastRenderedPageBreak/>
        <w:t>Supplemental Methods</w:t>
      </w:r>
    </w:p>
    <w:p w14:paraId="5FFA5E21"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t>SI Purification, isolation, and storage of M. oryzae</w:t>
      </w:r>
    </w:p>
    <w:p w14:paraId="5FFA5E22"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The rice leaves or panicles with the symptoms of blast disease were sampled from rice fields. The diseased plant tissues were placed in petri dishes on top of the prewetted filter papers for 24 h under light for producing spores from mycelia at room temperature (RT, 24 ℃).  A small piece of water agar (approximately 2 cm2) was used to touch the surface of leaves with fungal spores under a dissecting microscope.  The spores attached </w:t>
      </w:r>
      <w:proofErr w:type="gramStart"/>
      <w:r>
        <w:rPr>
          <w:rFonts w:ascii="Times New Roman" w:eastAsia="Times New Roman" w:hAnsi="Times New Roman" w:cs="Times New Roman"/>
          <w:sz w:val="24"/>
          <w:szCs w:val="24"/>
        </w:rPr>
        <w:t>on</w:t>
      </w:r>
      <w:proofErr w:type="gramEnd"/>
      <w:r>
        <w:rPr>
          <w:rFonts w:ascii="Times New Roman" w:eastAsia="Times New Roman" w:hAnsi="Times New Roman" w:cs="Times New Roman"/>
          <w:sz w:val="24"/>
          <w:szCs w:val="24"/>
        </w:rPr>
        <w:t xml:space="preserve"> the water agar were sub-cultured in a water agar medium for 3-5 d at RT under continuous light. The hyphal tips approximately 2 mm2 were isolated from the edge of mycelia containing water agar and transferred to an oatmeal medium plate for 5-7 d in the fungal incubator at 22℃ (Percival, Perry, IA).  To isolate a single spore, spores from each purified sample were suspended with sterilized deionized water and uniformly distributed on water agar plate for 24 h under continuous lights at room temperature.  </w:t>
      </w:r>
      <w:r>
        <w:rPr>
          <w:rFonts w:ascii="Times New Roman" w:eastAsia="Times New Roman" w:hAnsi="Times New Roman" w:cs="Times New Roman"/>
          <w:sz w:val="24"/>
          <w:szCs w:val="24"/>
        </w:rPr>
        <w:t xml:space="preserve">Single spores were picked along with water agar under the microscope, and were placed on the surface of oatmeal plate for 5-7 d in the fungal incubator at 22 °C.  </w:t>
      </w:r>
      <w:proofErr w:type="spellStart"/>
      <w:r>
        <w:rPr>
          <w:rFonts w:ascii="Times New Roman" w:eastAsia="Times New Roman" w:hAnsi="Times New Roman" w:cs="Times New Roman"/>
          <w:sz w:val="24"/>
          <w:szCs w:val="24"/>
        </w:rPr>
        <w:t>Sporated</w:t>
      </w:r>
      <w:proofErr w:type="spellEnd"/>
      <w:r>
        <w:rPr>
          <w:rFonts w:ascii="Times New Roman" w:eastAsia="Times New Roman" w:hAnsi="Times New Roman" w:cs="Times New Roman"/>
          <w:sz w:val="24"/>
          <w:szCs w:val="24"/>
        </w:rPr>
        <w:t xml:space="preserve"> mycelia approximately 2 mm2 derived from a single spore were tipped onto a sterilized filter paper (7cm, Cat No, 1001-070, Whatman, Pittsburgh, PA) over oatmeal media for growth until grey spores occupied the entire filter paper in the fungal incubator. The filter paper with sporulated mycelia and spores was removed into a sterilized petr</w:t>
      </w:r>
      <w:r>
        <w:rPr>
          <w:rFonts w:ascii="Times New Roman" w:eastAsia="Times New Roman" w:hAnsi="Times New Roman" w:cs="Times New Roman"/>
          <w:sz w:val="24"/>
          <w:szCs w:val="24"/>
        </w:rPr>
        <w:t xml:space="preserve">i dish and set in a drier with desiccators until the filter paper completely dried.  The desiccated filter papers with mycelia and spores were cut into small pieces (0.5cm × 0.5cm) and stored in sterilized glass jars at -20 °C. </w:t>
      </w:r>
    </w:p>
    <w:p w14:paraId="5FFA5E23"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t>S2 Plant growth and pathogenicity assays</w:t>
      </w:r>
    </w:p>
    <w:p w14:paraId="5FFA5E24"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sz w:val="24"/>
          <w:szCs w:val="24"/>
        </w:rPr>
        <w:t>Each plant accession was grown in an insert with 5-8 seedlings at 25 ℃ with 8-h light and 16-h dark in a greenhouse as described (Chen et al., 2019).  M. oryzae isolates were grown in the fungal chamber at 22℃, and 39% relative humidity.  At the 3-4 leaf stage, rice seedlings were inoculated with the fungal suspension as detailed (Wang et al., 2015).  The 0-5 rating system was used to evaluate disease reaction whereas 0 to 2 as resistant and 3-5 susceptible, respectively. Race of each isolate was identified</w:t>
      </w:r>
      <w:r>
        <w:rPr>
          <w:rFonts w:ascii="Times New Roman" w:eastAsia="Times New Roman" w:hAnsi="Times New Roman" w:cs="Times New Roman"/>
          <w:sz w:val="24"/>
          <w:szCs w:val="24"/>
        </w:rPr>
        <w:t xml:space="preserve"> using the international race differential system (Atkins et al., 1967). </w:t>
      </w:r>
    </w:p>
    <w:p w14:paraId="5FFA5E25"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lastRenderedPageBreak/>
        <w:t>S3 Gene specific primers</w:t>
      </w:r>
    </w:p>
    <w:p w14:paraId="5FFA5E26"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sz w:val="24"/>
          <w:szCs w:val="24"/>
        </w:rPr>
        <w:t>Two sets of primers for each AVR gene were used for either PCR detection or sequencing. For PCR detection, the sizes of PCR amplicons ranged from 341 to 868 bp. For sequencing, the full length of each gene including partial sequences of the 5’ leader and 3’ trailer was amplified. The published primers were initially used. If these primers failed to amplify, new primers from the conservative regions in the exons or 3 and 5 untranslated regions of the genes were designed (</w:t>
      </w:r>
      <w:r>
        <w:rPr>
          <w:rFonts w:ascii="Times New Roman" w:eastAsia="Times New Roman" w:hAnsi="Times New Roman" w:cs="Times New Roman"/>
          <w:b/>
          <w:bCs/>
          <w:sz w:val="24"/>
          <w:szCs w:val="24"/>
        </w:rPr>
        <w:t>Table S1</w:t>
      </w:r>
      <w:r>
        <w:rPr>
          <w:rFonts w:ascii="Times New Roman" w:eastAsia="Times New Roman" w:hAnsi="Times New Roman" w:cs="Times New Roman"/>
          <w:sz w:val="24"/>
          <w:szCs w:val="24"/>
        </w:rPr>
        <w:t>).</w:t>
      </w:r>
    </w:p>
    <w:p w14:paraId="5FFA5E27"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b/>
          <w:sz w:val="24"/>
          <w:szCs w:val="24"/>
        </w:rPr>
        <w:t>S4 Fungal DNA extraction, PCR amplification and purification</w:t>
      </w:r>
    </w:p>
    <w:p w14:paraId="5FFA5E28"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M. oryzae DNA was directly isolated from desiccated filters (Jia et al., 2014). Specifically, DNA was diluted into ddH2O in ratio of 1:4 for PCR. The PCR mixture for a 96-well plate contained: 989 µL home-made cocktail buffer, 43 µL polyvinylpyrrolidone, 50 µL bovine serum albumin, 43 µL each primer (10 µM) and 21 µL Taq polymerase. The final PCR amplification per reaction is 25 µL consisting of 13 µL ddH2O, 10 µL PCR mixture, and 2 µL DNA of each sample. The PCR program was as </w:t>
      </w:r>
      <w:proofErr w:type="gramStart"/>
      <w:r>
        <w:rPr>
          <w:rFonts w:ascii="Times New Roman" w:eastAsia="Times New Roman" w:hAnsi="Times New Roman" w:cs="Times New Roman"/>
          <w:sz w:val="24"/>
          <w:szCs w:val="24"/>
        </w:rPr>
        <w:t>following</w:t>
      </w:r>
      <w:proofErr w:type="gramEnd"/>
      <w:r>
        <w:rPr>
          <w:rFonts w:ascii="Times New Roman" w:eastAsia="Times New Roman" w:hAnsi="Times New Roman" w:cs="Times New Roman"/>
          <w:sz w:val="24"/>
          <w:szCs w:val="24"/>
        </w:rPr>
        <w:t xml:space="preserve">: 95 °C for 5 mins; 95 °C for 30 s; 57- 63 °C for 30 s; 72 °C for 1 min; repeat step 2 to 4 for 34 times followed by 72 °C for 5 mins.  A total of 840 samples were used for analysis (Dataset S1). For AVR gene detection, two technical repeats were performed. Samples without a PCR amplicon after 2 repeats were retested using the sequencing primers to ensure that the absence of amplification was not due to sequence variation at the primer sites.  The PCR products were separated </w:t>
      </w:r>
      <w:proofErr w:type="gramStart"/>
      <w:r>
        <w:rPr>
          <w:rFonts w:ascii="Times New Roman" w:eastAsia="Times New Roman" w:hAnsi="Times New Roman" w:cs="Times New Roman"/>
          <w:sz w:val="24"/>
          <w:szCs w:val="24"/>
        </w:rPr>
        <w:t>in</w:t>
      </w:r>
      <w:proofErr w:type="gramEnd"/>
      <w:r>
        <w:rPr>
          <w:rFonts w:ascii="Times New Roman" w:eastAsia="Times New Roman" w:hAnsi="Times New Roman" w:cs="Times New Roman"/>
          <w:sz w:val="24"/>
          <w:szCs w:val="24"/>
        </w:rPr>
        <w:t xml:space="preserve"> a 1% Tris-acetate-ED</w:t>
      </w:r>
      <w:r>
        <w:rPr>
          <w:rFonts w:ascii="Times New Roman" w:eastAsia="Times New Roman" w:hAnsi="Times New Roman" w:cs="Times New Roman"/>
          <w:sz w:val="24"/>
          <w:szCs w:val="24"/>
        </w:rPr>
        <w:t xml:space="preserve">TA (TAE) agarose gel, and visualized by a </w:t>
      </w:r>
      <w:proofErr w:type="spellStart"/>
      <w:r>
        <w:rPr>
          <w:rFonts w:ascii="Times New Roman" w:eastAsia="Times New Roman" w:hAnsi="Times New Roman" w:cs="Times New Roman"/>
          <w:sz w:val="24"/>
          <w:szCs w:val="24"/>
        </w:rPr>
        <w:t>BioRad</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ChemiDoc</w:t>
      </w:r>
      <w:proofErr w:type="spellEnd"/>
      <w:r>
        <w:rPr>
          <w:rFonts w:ascii="Times New Roman" w:eastAsia="Times New Roman" w:hAnsi="Times New Roman" w:cs="Times New Roman"/>
          <w:sz w:val="24"/>
          <w:szCs w:val="24"/>
        </w:rPr>
        <w:t xml:space="preserve"> MP (</w:t>
      </w:r>
      <w:proofErr w:type="spellStart"/>
      <w:r>
        <w:rPr>
          <w:rFonts w:ascii="Times New Roman" w:eastAsia="Times New Roman" w:hAnsi="Times New Roman" w:cs="Times New Roman"/>
          <w:sz w:val="24"/>
          <w:szCs w:val="24"/>
        </w:rPr>
        <w:t>BioRad</w:t>
      </w:r>
      <w:proofErr w:type="spellEnd"/>
      <w:r>
        <w:rPr>
          <w:rFonts w:ascii="Times New Roman" w:eastAsia="Times New Roman" w:hAnsi="Times New Roman" w:cs="Times New Roman"/>
          <w:sz w:val="24"/>
          <w:szCs w:val="24"/>
        </w:rPr>
        <w:t>, Hercules, CA).</w:t>
      </w:r>
    </w:p>
    <w:p w14:paraId="5FFA5E29" w14:textId="77777777" w:rsidR="00802F92" w:rsidRDefault="00A063F7">
      <w:pPr>
        <w:spacing w:before="120" w:after="0" w:line="360" w:lineRule="auto"/>
        <w:jc w:val="both"/>
        <w:rPr>
          <w:rFonts w:ascii="Times New Roman" w:hAnsi="Times New Roman"/>
        </w:rPr>
      </w:pPr>
      <w:r>
        <w:rPr>
          <w:rFonts w:ascii="Times New Roman" w:eastAsia="Times New Roman" w:hAnsi="Times New Roman" w:cs="Times New Roman"/>
          <w:sz w:val="24"/>
          <w:szCs w:val="24"/>
        </w:rPr>
        <w:t xml:space="preserve">PCR products were purified with the </w:t>
      </w:r>
      <w:proofErr w:type="spellStart"/>
      <w:r>
        <w:rPr>
          <w:rFonts w:ascii="Times New Roman" w:eastAsia="Times New Roman" w:hAnsi="Times New Roman" w:cs="Times New Roman"/>
          <w:sz w:val="24"/>
          <w:szCs w:val="24"/>
        </w:rPr>
        <w:t>ExoSAP</w:t>
      </w:r>
      <w:proofErr w:type="spellEnd"/>
      <w:r>
        <w:rPr>
          <w:rFonts w:ascii="Times New Roman" w:eastAsia="Times New Roman" w:hAnsi="Times New Roman" w:cs="Times New Roman"/>
          <w:sz w:val="24"/>
          <w:szCs w:val="24"/>
        </w:rPr>
        <w:t xml:space="preserve"> method following the manufacturer’s instructions.  Specifically, for each 96-plate, the following chemicals were mixed in a 1.5 µL tube: 22 µL 10 X AP buffer, 22µL Exonuclease I (NEB #M0293L), 22 µL Antarctic Phosphatase (NEB #M0289L), and 374 µL distilled deionized (dd) H2O.  Four µL mixture and 4 µL PCR </w:t>
      </w:r>
      <w:proofErr w:type="gramStart"/>
      <w:r>
        <w:rPr>
          <w:rFonts w:ascii="Times New Roman" w:eastAsia="Times New Roman" w:hAnsi="Times New Roman" w:cs="Times New Roman"/>
          <w:sz w:val="24"/>
          <w:szCs w:val="24"/>
        </w:rPr>
        <w:t>product</w:t>
      </w:r>
      <w:proofErr w:type="gramEnd"/>
      <w:r>
        <w:rPr>
          <w:rFonts w:ascii="Times New Roman" w:eastAsia="Times New Roman" w:hAnsi="Times New Roman" w:cs="Times New Roman"/>
          <w:sz w:val="24"/>
          <w:szCs w:val="24"/>
        </w:rPr>
        <w:t xml:space="preserve"> were used for each reaction.  The plate was incubated at 37 °C for 15 min, 80°C for 15 min and held at 15°C in a PCR </w:t>
      </w:r>
      <w:proofErr w:type="gramStart"/>
      <w:r>
        <w:rPr>
          <w:rFonts w:ascii="Times New Roman" w:eastAsia="Times New Roman" w:hAnsi="Times New Roman" w:cs="Times New Roman"/>
          <w:sz w:val="24"/>
          <w:szCs w:val="24"/>
        </w:rPr>
        <w:t>machine, and</w:t>
      </w:r>
      <w:proofErr w:type="gramEnd"/>
      <w:r>
        <w:rPr>
          <w:rFonts w:ascii="Times New Roman" w:eastAsia="Times New Roman" w:hAnsi="Times New Roman" w:cs="Times New Roman"/>
          <w:sz w:val="24"/>
          <w:szCs w:val="24"/>
        </w:rPr>
        <w:t xml:space="preserve"> then was vacuum dried at room temperature and sent out for s</w:t>
      </w:r>
      <w:r>
        <w:rPr>
          <w:rFonts w:ascii="Times New Roman" w:eastAsia="Times New Roman" w:hAnsi="Times New Roman" w:cs="Times New Roman"/>
          <w:sz w:val="24"/>
          <w:szCs w:val="24"/>
        </w:rPr>
        <w:t xml:space="preserve">equencing. DNA was sequenced at the USDA-ARS MSA Genomics Laboratory at Stoneville, MS, using Big Dye version 3.1 Cycle Sequencing chemistry and an ABI 3730XL DNA Analyzer using 0.5 </w:t>
      </w:r>
      <w:proofErr w:type="spellStart"/>
      <w:r>
        <w:rPr>
          <w:rFonts w:ascii="Times New Roman" w:eastAsia="Times New Roman" w:hAnsi="Times New Roman" w:cs="Times New Roman"/>
          <w:sz w:val="24"/>
          <w:szCs w:val="24"/>
        </w:rPr>
        <w:t>ll</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BigDye</w:t>
      </w:r>
      <w:proofErr w:type="spellEnd"/>
      <w:r>
        <w:rPr>
          <w:rFonts w:ascii="Times New Roman" w:eastAsia="Times New Roman" w:hAnsi="Times New Roman" w:cs="Times New Roman"/>
          <w:sz w:val="24"/>
          <w:szCs w:val="24"/>
        </w:rPr>
        <w:t xml:space="preserve"> v3.1.</w:t>
      </w:r>
    </w:p>
    <w:sectPr w:rsidR="00802F92">
      <w:headerReference w:type="default" r:id="rId34"/>
      <w:footerReference w:type="default" r:id="rId35"/>
      <w:pgSz w:w="12240" w:h="15840"/>
      <w:pgMar w:top="1701" w:right="1418" w:bottom="1701" w:left="1418" w:header="720" w:footer="720" w:gutter="0"/>
      <w:lnNumType w:countBy="1" w:distance="283" w:restart="continuous"/>
      <w:cols w:space="720"/>
      <w:formProt w:val="0"/>
      <w:docGrid w:linePitch="100" w:charSpace="819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 w:author="Jia, Yulin - REE-ARS" w:date="2025-09-15T09:36:00Z" w:initials="YJ">
    <w:p w14:paraId="372DFBB7" w14:textId="77777777" w:rsidR="00584056" w:rsidRDefault="00584056" w:rsidP="00584056">
      <w:pPr>
        <w:pStyle w:val="CommentText"/>
      </w:pPr>
      <w:r>
        <w:rPr>
          <w:rStyle w:val="CommentReference"/>
        </w:rPr>
        <w:annotationRef/>
      </w:r>
      <w:r>
        <w:t>Where is Fig S2?</w:t>
      </w:r>
    </w:p>
  </w:comment>
  <w:comment w:id="10" w:author="Grant Billings" w:date="2025-06-20T15:49:00Z" w:initials="">
    <w:p w14:paraId="5FFA5E38" w14:textId="745F2A2E" w:rsidR="00802F92" w:rsidRDefault="00A063F7">
      <w:r>
        <w:rPr>
          <w:rFonts w:ascii="Arial" w:eastAsia="Arial" w:hAnsi="Arial" w:cs="Arial"/>
          <w:color w:val="000000"/>
          <w:sz w:val="24"/>
          <w:szCs w:val="24"/>
          <w:lang w:bidi="en-US"/>
        </w:rPr>
        <w:t>This whole section will need some more work but I'm not sure how to fix the V labels now that they are differnet.</w:t>
      </w:r>
    </w:p>
  </w:comment>
  <w:comment w:id="14" w:author="Grant Billings" w:date="2025-06-20T15:49:00Z" w:initials="">
    <w:p w14:paraId="5FFA5E39" w14:textId="77777777" w:rsidR="00802F92" w:rsidRDefault="00A063F7">
      <w:r>
        <w:rPr>
          <w:rFonts w:ascii="Arial" w:eastAsia="Arial" w:hAnsi="Arial" w:cs="Arial"/>
          <w:color w:val="000000"/>
          <w:sz w:val="24"/>
          <w:szCs w:val="24"/>
          <w:lang w:bidi="en-US"/>
        </w:rPr>
        <w:t>we need to re-synthesize these labels.</w:t>
      </w:r>
    </w:p>
  </w:comment>
  <w:comment w:id="12" w:author="Grant Billings" w:date="2025-07-25T10:43:00Z" w:initials="GB">
    <w:p w14:paraId="5FFA5E3A" w14:textId="77777777" w:rsidR="00802F92" w:rsidRDefault="00A063F7">
      <w:r>
        <w:rPr>
          <w:rFonts w:ascii="Liberation Serif" w:eastAsia="DejaVu Sans" w:hAnsi="Liberation Serif" w:cs="DejaVu Sans"/>
          <w:sz w:val="20"/>
          <w:szCs w:val="24"/>
          <w:lang w:bidi="en-US"/>
        </w:rPr>
        <w:t>Yulin et al need to revise this to reflect the new variant naming. I don’t understand how to fix it.</w:t>
      </w:r>
    </w:p>
  </w:comment>
  <w:comment w:id="13" w:author="Jia, Yulin - REE-ARS" w:date="2025-09-15T09:43:00Z" w:initials="YJ">
    <w:p w14:paraId="1BE16F6B" w14:textId="77777777" w:rsidR="00124225" w:rsidRDefault="00124225" w:rsidP="00124225">
      <w:pPr>
        <w:pStyle w:val="CommentText"/>
      </w:pPr>
      <w:r>
        <w:rPr>
          <w:rStyle w:val="CommentReference"/>
        </w:rPr>
        <w:annotationRef/>
      </w:r>
      <w:r>
        <w:t>Revised.</w:t>
      </w:r>
    </w:p>
  </w:comment>
  <w:comment w:id="24" w:author="Grant Billings" w:date="2025-06-20T15:54:00Z" w:initials="">
    <w:p w14:paraId="5FFA5E3B" w14:textId="535AB46C" w:rsidR="00802F92" w:rsidRDefault="00A063F7">
      <w:r>
        <w:rPr>
          <w:rFonts w:ascii="Arial" w:eastAsia="Arial" w:hAnsi="Arial" w:cs="Arial"/>
          <w:color w:val="000000"/>
          <w:sz w:val="24"/>
          <w:szCs w:val="24"/>
          <w:lang w:bidi="en-US"/>
        </w:rPr>
        <w:t>need to fix these labels (what sequence is this, Yulin?)</w:t>
      </w:r>
    </w:p>
  </w:comment>
  <w:comment w:id="26" w:author="Jia, Yulin - REE-ARS" w:date="2025-06-20T12:11:00Z" w:initials="YJ">
    <w:p w14:paraId="5FFA5E3C" w14:textId="77777777" w:rsidR="00802F92" w:rsidRDefault="00A063F7">
      <w:r>
        <w:rPr>
          <w:rFonts w:ascii="Liberation Serif" w:eastAsia="DejaVu Sans" w:hAnsi="Liberation Serif" w:cs="DejaVu Sans"/>
          <w:sz w:val="24"/>
          <w:szCs w:val="24"/>
          <w:lang w:bidi="en-US"/>
        </w:rPr>
        <w:t>I will worry about this after I receive another draft and response to review.</w:t>
      </w:r>
    </w:p>
  </w:comment>
  <w:comment w:id="29" w:author="Jia, Yulin - REE-ARS" w:date="2025-08-12T14:50:00Z" w:initials="YJ">
    <w:p w14:paraId="5FFA5E3D" w14:textId="77777777" w:rsidR="00802F92" w:rsidRDefault="00A063F7">
      <w:r>
        <w:rPr>
          <w:rFonts w:ascii="Liberation Serif" w:eastAsia="DejaVu Sans" w:hAnsi="Liberation Serif" w:cs="DejaVu Sans"/>
          <w:sz w:val="24"/>
          <w:szCs w:val="24"/>
          <w:lang w:bidi="en-US"/>
        </w:rPr>
        <w:t>Because more virulent isolates have the deletion of the allele  instead of alteration of amino acid in the protein in nature.</w:t>
      </w:r>
    </w:p>
  </w:comment>
  <w:comment w:id="27" w:author="Amanda Hulse-Kemp" w:date="2025-06-16T16:53:00Z" w:initials="">
    <w:p w14:paraId="5FFA5E3E" w14:textId="77777777" w:rsidR="00802F92" w:rsidRDefault="00A063F7">
      <w:r>
        <w:rPr>
          <w:rFonts w:ascii="Arial" w:eastAsia="Arial" w:hAnsi="Arial" w:cs="Arial"/>
          <w:color w:val="000000"/>
          <w:sz w:val="24"/>
          <w:szCs w:val="24"/>
          <w:lang w:bidi="en-US"/>
        </w:rPr>
        <w:t>Reviewer wanted addition of a couple references and to indicate relationship with AVR-PikA - I do not understand what is wanted here but Yulin need to address.</w:t>
      </w:r>
    </w:p>
  </w:comment>
  <w:comment w:id="28" w:author="Jia, Yulin - REE-ARS" w:date="2025-08-12T14:48:00Z" w:initials="YJ">
    <w:p w14:paraId="5FFA5E3F" w14:textId="77777777" w:rsidR="00802F92" w:rsidRDefault="00A063F7">
      <w:r>
        <w:rPr>
          <w:rFonts w:ascii="Liberation Serif" w:eastAsia="DejaVu Sans" w:hAnsi="Liberation Serif" w:cs="DejaVu Sans"/>
          <w:sz w:val="24"/>
          <w:szCs w:val="24"/>
          <w:lang w:bidi="en-US"/>
        </w:rPr>
        <w:t>Ignore for resubmission because AVR-PikD was the cognate allele to Pik and it is still largely unclear how AVR-Pik works with different alleles of Pik.</w:t>
      </w:r>
    </w:p>
  </w:comment>
  <w:comment w:id="33" w:author="Grant Billings" w:date="2025-07-25T10:51:00Z" w:initials="GB">
    <w:p w14:paraId="5FFA5E40" w14:textId="77777777" w:rsidR="00802F92" w:rsidRDefault="00A063F7">
      <w:r>
        <w:rPr>
          <w:rFonts w:ascii="Liberation Serif" w:eastAsia="DejaVu Sans" w:hAnsi="Liberation Serif" w:cs="DejaVu Sans"/>
          <w:sz w:val="20"/>
          <w:szCs w:val="24"/>
          <w:lang w:bidi="en-US"/>
        </w:rPr>
        <w:t>It may be desirable here to include the pathogenicity again as in an earlier draft</w:t>
      </w:r>
    </w:p>
  </w:comment>
  <w:comment w:id="34" w:author="Grant Billings" w:date="2025-06-20T13:28:00Z" w:initials="">
    <w:p w14:paraId="5FFA5E41" w14:textId="77777777" w:rsidR="00802F92" w:rsidRDefault="00A063F7">
      <w:r>
        <w:rPr>
          <w:rFonts w:ascii="Arial" w:eastAsia="Arial" w:hAnsi="Arial" w:cs="Arial"/>
          <w:color w:val="000000"/>
          <w:sz w:val="24"/>
          <w:szCs w:val="24"/>
          <w:lang w:bidi="en-US"/>
        </w:rPr>
        <w:t>@gtbillin@ncsu.edu Grant still working on this.</w:t>
      </w:r>
    </w:p>
    <w:p w14:paraId="5FFA5E42" w14:textId="77777777" w:rsidR="00802F92" w:rsidRDefault="00A063F7">
      <w:r>
        <w:rPr>
          <w:rFonts w:ascii="Arial" w:eastAsia="Arial" w:hAnsi="Arial" w:cs="Arial"/>
          <w:color w:val="000000"/>
          <w:sz w:val="24"/>
          <w:szCs w:val="24"/>
          <w:lang w:bidi="en-US"/>
        </w:rPr>
        <w:t>_Assigned to gtbillin@ncsu.edu_</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72DFBB7" w15:done="0"/>
  <w15:commentEx w15:paraId="5FFA5E38" w15:done="0"/>
  <w15:commentEx w15:paraId="5FFA5E39" w15:done="0"/>
  <w15:commentEx w15:paraId="5FFA5E3A" w15:done="0"/>
  <w15:commentEx w15:paraId="1BE16F6B" w15:paraIdParent="5FFA5E3A" w15:done="0"/>
  <w15:commentEx w15:paraId="5FFA5E3B" w15:done="0"/>
  <w15:commentEx w15:paraId="5FFA5E3C" w15:done="0"/>
  <w15:commentEx w15:paraId="5FFA5E3D" w15:done="0"/>
  <w15:commentEx w15:paraId="5FFA5E3E" w15:done="0"/>
  <w15:commentEx w15:paraId="5FFA5E3F" w15:done="0"/>
  <w15:commentEx w15:paraId="5FFA5E40" w15:done="0"/>
  <w15:commentEx w15:paraId="5FFA5E4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B560B2" w16cex:dateUtc="2025-09-15T14:36:00Z"/>
  <w16cex:commentExtensible w16cex:durableId="4456FCB3" w16cex:dateUtc="2025-09-15T14: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72DFBB7" w16cid:durableId="3DB560B2"/>
  <w16cid:commentId w16cid:paraId="5FFA5E38" w16cid:durableId="5FFA5E40"/>
  <w16cid:commentId w16cid:paraId="5FFA5E39" w16cid:durableId="5FFA5E41"/>
  <w16cid:commentId w16cid:paraId="5FFA5E3A" w16cid:durableId="5FFA5E42"/>
  <w16cid:commentId w16cid:paraId="1BE16F6B" w16cid:durableId="4456FCB3"/>
  <w16cid:commentId w16cid:paraId="5FFA5E3B" w16cid:durableId="5FFA5E43"/>
  <w16cid:commentId w16cid:paraId="5FFA5E3C" w16cid:durableId="5FFA5E44"/>
  <w16cid:commentId w16cid:paraId="5FFA5E3D" w16cid:durableId="5FFA5E45"/>
  <w16cid:commentId w16cid:paraId="5FFA5E3E" w16cid:durableId="5FFA5E46"/>
  <w16cid:commentId w16cid:paraId="5FFA5E3F" w16cid:durableId="5FFA5E47"/>
  <w16cid:commentId w16cid:paraId="5FFA5E40" w16cid:durableId="5FFA5E48"/>
  <w16cid:commentId w16cid:paraId="5FFA5E42" w16cid:durableId="5FFA5E4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FA5E4F" w14:textId="77777777" w:rsidR="00A063F7" w:rsidRDefault="00A063F7">
      <w:pPr>
        <w:spacing w:after="0" w:line="240" w:lineRule="auto"/>
      </w:pPr>
      <w:r>
        <w:separator/>
      </w:r>
    </w:p>
  </w:endnote>
  <w:endnote w:type="continuationSeparator" w:id="0">
    <w:p w14:paraId="5FFA5E51" w14:textId="77777777" w:rsidR="00A063F7" w:rsidRDefault="00A063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1"/>
    <w:family w:val="auto"/>
    <w:pitch w:val="default"/>
    <w:embedRegular r:id="rId1" w:fontKey="{423C5CA5-6C70-4E2F-B37C-2FEDCABC7D1F}"/>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666881D0-5740-4623-BF5A-1C190DB8828C}"/>
    <w:embedBold r:id="rId3" w:fontKey="{69C67C23-7FCD-4757-A63E-E2947EB3A861}"/>
    <w:embedItalic r:id="rId4" w:fontKey="{34DCA591-2A4C-4307-B7D7-DCE7AC6FF64F}"/>
    <w:embedBoldItalic r:id="rId5" w:fontKey="{67410052-FF60-4AA2-ACAA-CDAAA7CA9BA1}"/>
  </w:font>
  <w:font w:name="Cambria">
    <w:panose1 w:val="02040503050406030204"/>
    <w:charset w:val="00"/>
    <w:family w:val="roman"/>
    <w:pitch w:val="variable"/>
    <w:sig w:usb0="E00006FF" w:usb1="420024FF" w:usb2="02000000" w:usb3="00000000" w:csb0="0000019F" w:csb1="00000000"/>
    <w:embedRegular r:id="rId6" w:fontKey="{B3DAC7BD-19EC-476A-8BE9-B46AAF74CEDF}"/>
    <w:embedBold r:id="rId7" w:fontKey="{822CE1DA-B0CC-4A99-9B4C-A81C76C51905}"/>
  </w:font>
  <w:font w:name="Liberation Sans">
    <w:altName w:val="Arial"/>
    <w:charset w:val="01"/>
    <w:family w:val="roman"/>
    <w:pitch w:val="variable"/>
    <w:embedRegular r:id="rId8" w:fontKey="{D14A6C54-133E-4D75-A2B0-39B968408AD2}"/>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Regular r:id="rId9" w:fontKey="{B98E7760-2A77-4A28-BDB9-BC5927487D83}"/>
    <w:embedItalic r:id="rId10" w:fontKey="{DD2DC563-135D-402A-919E-342885A95EAA}"/>
  </w:font>
  <w:font w:name="Cambria Math">
    <w:panose1 w:val="02040503050406030204"/>
    <w:charset w:val="00"/>
    <w:family w:val="roman"/>
    <w:pitch w:val="variable"/>
    <w:sig w:usb0="E00006FF" w:usb1="420024FF" w:usb2="02000000" w:usb3="00000000" w:csb0="0000019F" w:csb1="00000000"/>
    <w:embedRegular r:id="rId11" w:fontKey="{EBD25029-F360-488A-BD10-43BCB60461C7}"/>
    <w:embedItalic r:id="rId12" w:fontKey="{068069A7-3C39-4106-B9E2-6C7772F3A3A5}"/>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embedRegular r:id="rId13" w:fontKey="{93722CB7-7131-428B-A861-C3F6DB59AECA}"/>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4" w14:textId="77777777" w:rsidR="00802F92" w:rsidRDefault="00802F92">
    <w:pPr>
      <w:suppressLineNumbers/>
      <w:tabs>
        <w:tab w:val="center" w:pos="4680"/>
        <w:tab w:val="right" w:pos="9360"/>
      </w:tabs>
      <w:spacing w:after="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6" w14:textId="77777777" w:rsidR="00802F92" w:rsidRDefault="00802F92">
    <w:pPr>
      <w:suppressLineNumbers/>
      <w:tabs>
        <w:tab w:val="center" w:pos="4680"/>
        <w:tab w:val="right" w:pos="9360"/>
      </w:tabs>
      <w:spacing w:after="0" w:line="240" w:lineRule="auto"/>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8" w14:textId="77777777" w:rsidR="00802F92" w:rsidRDefault="00802F92">
    <w:pPr>
      <w:suppressLineNumbers/>
      <w:tabs>
        <w:tab w:val="center" w:pos="4680"/>
        <w:tab w:val="right" w:pos="9360"/>
      </w:tabs>
      <w:spacing w:after="0" w:line="240" w:lineRule="auto"/>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A" w14:textId="77777777" w:rsidR="00802F92" w:rsidRDefault="00802F92">
    <w:pPr>
      <w:suppressLineNumbers/>
      <w:tabs>
        <w:tab w:val="center" w:pos="4680"/>
        <w:tab w:val="right" w:pos="9360"/>
      </w:tabs>
      <w:spacing w:after="0" w:line="240"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A5E4B" w14:textId="77777777" w:rsidR="00A063F7" w:rsidRDefault="00A063F7">
      <w:pPr>
        <w:spacing w:after="0" w:line="240" w:lineRule="auto"/>
      </w:pPr>
      <w:r>
        <w:separator/>
      </w:r>
    </w:p>
  </w:footnote>
  <w:footnote w:type="continuationSeparator" w:id="0">
    <w:p w14:paraId="5FFA5E4D" w14:textId="77777777" w:rsidR="00A063F7" w:rsidRDefault="00A063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3" w14:textId="77777777" w:rsidR="00802F92" w:rsidRDefault="00802F92">
    <w:pP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5" w14:textId="77777777" w:rsidR="00802F92" w:rsidRDefault="00802F92">
    <w:p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7" w14:textId="77777777" w:rsidR="00802F92" w:rsidRDefault="00802F92">
    <w:pPr>
      <w:suppressLineNumber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E49" w14:textId="77777777" w:rsidR="00802F92" w:rsidRDefault="00802F92">
    <w:pPr>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D90657"/>
    <w:multiLevelType w:val="multilevel"/>
    <w:tmpl w:val="4E9C1E64"/>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1" w15:restartNumberingAfterBreak="0">
    <w:nsid w:val="3D342CFE"/>
    <w:multiLevelType w:val="multilevel"/>
    <w:tmpl w:val="6D025CE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20066738">
    <w:abstractNumId w:val="0"/>
  </w:num>
  <w:num w:numId="2" w16cid:durableId="1232738837">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ia, Yulin - REE-ARS">
    <w15:presenceInfo w15:providerId="AD" w15:userId="S::yulin.jia@usda.gov::5091c833-051c-4554-a13d-641e0df81cf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62"/>
  <w:embedTrueTypeFonts/>
  <w:proofState w:spelling="clean" w:grammar="clean"/>
  <w:trackRevisions/>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02F92"/>
    <w:rsid w:val="00035613"/>
    <w:rsid w:val="000A2E34"/>
    <w:rsid w:val="00124225"/>
    <w:rsid w:val="003658E8"/>
    <w:rsid w:val="0055485A"/>
    <w:rsid w:val="00584056"/>
    <w:rsid w:val="00802F92"/>
    <w:rsid w:val="00A063F7"/>
    <w:rsid w:val="00F57AF0"/>
    <w:rsid w:val="00FD3A6D"/>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A5D47"/>
  <w15:docId w15:val="{0008D3C5-A3AC-4C1C-B7F3-4E0441B9C6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styleId="LineNumber">
    <w:name w:val="line number"/>
    <w:basedOn w:val="DefaultParagraphFont"/>
    <w:uiPriority w:val="99"/>
    <w:semiHidden/>
    <w:unhideWhenUsed/>
    <w:qFormat/>
    <w:rsid w:val="005341C6"/>
  </w:style>
  <w:style w:type="character" w:customStyle="1" w:styleId="CommentSubjectChar">
    <w:name w:val="Comment Subject Char"/>
    <w:basedOn w:val="CommentTextChar"/>
    <w:link w:val="CommentSubject"/>
    <w:uiPriority w:val="99"/>
    <w:semiHidden/>
    <w:qFormat/>
    <w:rsid w:val="00A917CF"/>
    <w:rPr>
      <w:b/>
      <w:bCs/>
      <w:sz w:val="20"/>
      <w:szCs w:val="20"/>
    </w:rPr>
  </w:style>
  <w:style w:type="character" w:styleId="Hyperlink">
    <w:name w:val="Hyperlink"/>
    <w:rPr>
      <w:color w:val="000080"/>
      <w:u w:val="single"/>
    </w:rPr>
  </w:style>
  <w:style w:type="character" w:customStyle="1" w:styleId="LineNumbering">
    <w:name w:val="Line Numbering"/>
  </w:style>
  <w:style w:type="character" w:customStyle="1" w:styleId="StrongEmphasis">
    <w:name w:val="Strong Emphasis"/>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sid w:val="00A917CF"/>
    <w:rPr>
      <w:b/>
      <w:bCs/>
    </w:rPr>
  </w:style>
  <w:style w:type="paragraph" w:customStyle="1" w:styleId="HeaderandFooter">
    <w:name w:val="Header and Footer"/>
    <w:basedOn w:val="Normal"/>
    <w:qFormat/>
  </w:style>
  <w:style w:type="paragraph" w:styleId="Header">
    <w:name w:val="header"/>
    <w:basedOn w:val="HeaderandFooter"/>
    <w:pPr>
      <w:suppressLineNumbers/>
    </w:pPr>
  </w:style>
  <w:style w:type="paragraph" w:styleId="Footer">
    <w:name w:val="footer"/>
    <w:basedOn w:val="HeaderandFooter"/>
    <w:pPr>
      <w:suppressLineNumbers/>
    </w:p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Revision">
    <w:name w:val="Revision"/>
    <w:uiPriority w:val="99"/>
    <w:semiHidden/>
    <w:qFormat/>
    <w:rsid w:val="006F7CAD"/>
    <w:pPr>
      <w:suppressAutoHyphens w:val="0"/>
    </w:pPr>
  </w:style>
  <w:style w:type="table" w:customStyle="1" w:styleId="TableNormal0">
    <w:name w:val="TableNormal"/>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oi.org/10.1093/nar/gkt1183" TargetMode="External"/><Relationship Id="rId18" Type="http://schemas.openxmlformats.org/officeDocument/2006/relationships/hyperlink" Target="https://doi.org/10.1101/gr.107524.110" TargetMode="External"/><Relationship Id="rId26" Type="http://schemas.openxmlformats.org/officeDocument/2006/relationships/image" Target="media/image4.png"/><Relationship Id="rId21" Type="http://schemas.openxmlformats.org/officeDocument/2006/relationships/header" Target="header1.xml"/><Relationship Id="rId34" Type="http://schemas.openxmlformats.org/officeDocument/2006/relationships/header" Target="header4.xml"/><Relationship Id="rId7" Type="http://schemas.openxmlformats.org/officeDocument/2006/relationships/comments" Target="comments.xml"/><Relationship Id="rId12" Type="http://schemas.openxmlformats.org/officeDocument/2006/relationships/hyperlink" Target="https://orcid.org/0000-0002-5635-126X" TargetMode="External"/><Relationship Id="rId17" Type="http://schemas.openxmlformats.org/officeDocument/2006/relationships/hyperlink" Target="https://doi.org/10.1093/bioinformatics/btm404" TargetMode="External"/><Relationship Id="rId25" Type="http://schemas.openxmlformats.org/officeDocument/2006/relationships/image" Target="media/image3.png"/><Relationship Id="rId33" Type="http://schemas.openxmlformats.org/officeDocument/2006/relationships/footer" Target="footer3.xm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oogle.com/search?q=https://doi.org/10.1094/PHYTO-12-14-0350-FI" TargetMode="External"/><Relationship Id="rId20" Type="http://schemas.openxmlformats.org/officeDocument/2006/relationships/hyperlink" Target="https://www.google.com/search?q=https://doi.org/10.1038/msb.2011.75" TargetMode="External"/><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USDA-ARS-GBRU/Rice_PathogenDefenseArsenal" TargetMode="External"/><Relationship Id="rId24" Type="http://schemas.openxmlformats.org/officeDocument/2006/relationships/image" Target="media/image2.png"/><Relationship Id="rId32" Type="http://schemas.openxmlformats.org/officeDocument/2006/relationships/header" Target="header3.xml"/><Relationship Id="rId37"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doi.org/10.1093/bioinformatics/btn129"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fontTable" Target="fontTable.xml"/><Relationship Id="rId10" Type="http://schemas.microsoft.com/office/2018/08/relationships/commentsExtensible" Target="commentsExtensible.xml"/><Relationship Id="rId19" Type="http://schemas.openxmlformats.org/officeDocument/2006/relationships/hyperlink" Target="https://doi.org/10.1093/bioinformatics/bty633" TargetMode="External"/><Relationship Id="rId31" Type="http://schemas.openxmlformats.org/officeDocument/2006/relationships/image" Target="media/image7.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93/sysbio/syq010" TargetMode="External"/><Relationship Id="rId22" Type="http://schemas.openxmlformats.org/officeDocument/2006/relationships/footer" Target="footer1.xml"/><Relationship Id="rId27" Type="http://schemas.openxmlformats.org/officeDocument/2006/relationships/image" Target="media/image5.png"/><Relationship Id="rId30" Type="http://schemas.openxmlformats.org/officeDocument/2006/relationships/footer" Target="footer2.xml"/><Relationship Id="rId35" Type="http://schemas.openxmlformats.org/officeDocument/2006/relationships/footer" Target="footer4.xml"/><Relationship Id="rId8" Type="http://schemas.microsoft.com/office/2011/relationships/commentsExtended" Target="commentsExtended.xm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ed5b36e7-01ee-4ebc-867e-e03cfa0d4697}" enabled="0" method="" siteId="{ed5b36e7-01ee-4ebc-867e-e03cfa0d4697}" removed="1"/>
</clbl:labelList>
</file>

<file path=docProps/app.xml><?xml version="1.0" encoding="utf-8"?>
<Properties xmlns="http://schemas.openxmlformats.org/officeDocument/2006/extended-properties" xmlns:vt="http://schemas.openxmlformats.org/officeDocument/2006/docPropsVTypes">
  <Template>Normal</Template>
  <TotalTime>1</TotalTime>
  <Pages>45</Pages>
  <Words>11317</Words>
  <Characters>64509</Characters>
  <Application>Microsoft Office Word</Application>
  <DocSecurity>0</DocSecurity>
  <Lines>537</Lines>
  <Paragraphs>151</Paragraphs>
  <ScaleCrop>false</ScaleCrop>
  <Company/>
  <LinksUpToDate>false</LinksUpToDate>
  <CharactersWithSpaces>75675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Yulin - REE-ARS</dc:creator>
  <dc:description/>
  <cp:lastModifiedBy>Jia, Yulin - REE-ARS</cp:lastModifiedBy>
  <cp:revision>2</cp:revision>
  <dcterms:created xsi:type="dcterms:W3CDTF">2025-09-15T14:46:00Z</dcterms:created>
  <dcterms:modified xsi:type="dcterms:W3CDTF">2025-09-15T14:46:00Z</dcterms:modified>
  <dc:language>en-US</dc:language>
</cp:coreProperties>
</file>