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header3.xml" ContentType="application/vnd.openxmlformats-officedocument.wordprocessingml.header+xml"/>
  <Override PartName="/word/comments.xml" ContentType="application/vnd.openxmlformats-officedocument.wordprocessingml.comments+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Times New Roman" w:hAnsi="Times New Roman"/>
        </w:rPr>
      </w:pPr>
      <w:r>
        <w:rPr>
          <w:rFonts w:eastAsia="Times New Roman" w:cs="Times New Roman" w:ascii="Times New Roman" w:hAnsi="Times New Roman"/>
          <w:b/>
          <w:color w:val="212121"/>
          <w:sz w:val="32"/>
          <w:szCs w:val="32"/>
          <w:highlight w:val="white"/>
        </w:rPr>
        <w:t xml:space="preserve">Avirulence genes of </w:t>
      </w:r>
      <w:r>
        <w:rPr>
          <w:rFonts w:eastAsia="Times New Roman" w:cs="Times New Roman" w:ascii="Times New Roman" w:hAnsi="Times New Roman"/>
          <w:b/>
          <w:i/>
          <w:color w:val="212121"/>
          <w:sz w:val="32"/>
          <w:szCs w:val="32"/>
          <w:highlight w:val="white"/>
        </w:rPr>
        <w:t>Magnaporthe oryzae</w:t>
      </w:r>
      <w:r>
        <w:rPr>
          <w:rFonts w:eastAsia="Times New Roman" w:cs="Times New Roman" w:ascii="Times New Roman" w:hAnsi="Times New Roman"/>
          <w:b/>
          <w:color w:val="212121"/>
          <w:sz w:val="32"/>
          <w:szCs w:val="32"/>
          <w:highlight w:val="white"/>
        </w:rPr>
        <w:t xml:space="preserve"> are a pathogen defense arsenal shaped by cognate rice resistance genes in the field</w:t>
      </w:r>
      <w:r>
        <w:rPr>
          <w:rFonts w:eastAsia="Times New Roman" w:cs="Times New Roman" w:ascii="Times New Roman" w:hAnsi="Times New Roman"/>
          <w:color w:val="212121"/>
          <w:sz w:val="24"/>
          <w:szCs w:val="24"/>
          <w:highlight w:val="white"/>
        </w:rPr>
        <w:t xml:space="preserve"> </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bookmarkStart w:id="0" w:name="_5s1l84gkv44j"/>
      <w:bookmarkEnd w:id="0"/>
      <w:r>
        <w:rPr>
          <w:rFonts w:eastAsia="Times New Roman" w:cs="Times New Roman" w:ascii="Times New Roman" w:hAnsi="Times New Roman"/>
          <w:b/>
          <w:sz w:val="24"/>
          <w:szCs w:val="24"/>
        </w:rPr>
        <w:t>Xueyan Wang</w:t>
      </w:r>
      <w:r>
        <w:rPr>
          <w:rFonts w:eastAsia="Times New Roman" w:cs="Times New Roman" w:ascii="Times New Roman" w:hAnsi="Times New Roman"/>
          <w:b/>
          <w:sz w:val="24"/>
          <w:szCs w:val="24"/>
          <w:vertAlign w:val="superscript"/>
        </w:rPr>
        <w:t>1,2</w:t>
      </w:r>
      <w:r>
        <w:rPr>
          <w:rFonts w:eastAsia="Times New Roman" w:cs="Times New Roman" w:ascii="Times New Roman" w:hAnsi="Times New Roman"/>
          <w:b/>
          <w:sz w:val="24"/>
          <w:szCs w:val="24"/>
        </w:rPr>
        <w:t>, Grant T. Billings</w:t>
      </w:r>
      <w:r>
        <w:rPr>
          <w:rFonts w:eastAsia="Times New Roman" w:cs="Times New Roman" w:ascii="Times New Roman" w:hAnsi="Times New Roman"/>
          <w:b/>
          <w:sz w:val="24"/>
          <w:szCs w:val="24"/>
          <w:vertAlign w:val="superscript"/>
        </w:rPr>
        <w:t>3</w:t>
      </w:r>
      <w:r>
        <w:rPr>
          <w:rFonts w:eastAsia="Times New Roman" w:cs="Times New Roman" w:ascii="Times New Roman" w:hAnsi="Times New Roman"/>
          <w:b/>
          <w:sz w:val="24"/>
          <w:szCs w:val="24"/>
        </w:rPr>
        <w:t>, Amanda M. Hulse-Kemp</w:t>
      </w:r>
      <w:r>
        <w:rPr>
          <w:rFonts w:eastAsia="Times New Roman" w:cs="Times New Roman" w:ascii="Times New Roman" w:hAnsi="Times New Roman"/>
          <w:b/>
          <w:sz w:val="24"/>
          <w:szCs w:val="24"/>
          <w:vertAlign w:val="superscript"/>
        </w:rPr>
        <w:t>4</w:t>
      </w:r>
      <w:r>
        <w:rPr>
          <w:rFonts w:eastAsia="Times New Roman" w:cs="Times New Roman" w:ascii="Times New Roman" w:hAnsi="Times New Roman"/>
          <w:b/>
          <w:sz w:val="24"/>
          <w:szCs w:val="24"/>
        </w:rPr>
        <w:t>, Quentin D. Read</w:t>
      </w:r>
      <w:r>
        <w:rPr>
          <w:rFonts w:eastAsia="Times New Roman" w:cs="Times New Roman" w:ascii="Times New Roman" w:hAnsi="Times New Roman"/>
          <w:b/>
          <w:sz w:val="24"/>
          <w:szCs w:val="24"/>
          <w:vertAlign w:val="superscript"/>
        </w:rPr>
        <w:t>5</w:t>
      </w:r>
      <w:r>
        <w:rPr>
          <w:rFonts w:eastAsia="Times New Roman" w:cs="Times New Roman" w:ascii="Times New Roman" w:hAnsi="Times New Roman"/>
          <w:b/>
          <w:sz w:val="24"/>
          <w:szCs w:val="24"/>
        </w:rPr>
        <w:t>, Yulin Jia</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Melissa H. Jia,</w:t>
      </w:r>
      <w:r>
        <w:rPr>
          <w:rFonts w:eastAsia="Times New Roman" w:cs="Times New Roman" w:ascii="Times New Roman" w:hAnsi="Times New Roman"/>
          <w:b/>
          <w:sz w:val="24"/>
          <w:szCs w:val="24"/>
          <w:vertAlign w:val="superscript"/>
        </w:rPr>
        <w:t xml:space="preserve">2 </w:t>
      </w:r>
      <w:r>
        <w:rPr>
          <w:rFonts w:eastAsia="Times New Roman" w:cs="Times New Roman" w:ascii="Times New Roman" w:hAnsi="Times New Roman"/>
          <w:b/>
          <w:sz w:val="24"/>
          <w:szCs w:val="24"/>
        </w:rPr>
        <w:t>Yixiao Huang</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Yeshi Wamishe,</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xml:space="preserve"> and Barbara Valent</w:t>
      </w:r>
      <w:r>
        <w:rPr>
          <w:rFonts w:eastAsia="Times New Roman" w:cs="Times New Roman" w:ascii="Times New Roman" w:hAnsi="Times New Roman"/>
          <w:b/>
          <w:sz w:val="24"/>
          <w:szCs w:val="24"/>
          <w:vertAlign w:val="superscript"/>
        </w:rPr>
        <w:t>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1.</w:t>
      </w:r>
      <w:r>
        <w:rPr>
          <w:rFonts w:eastAsia="Times New Roman" w:cs="Times New Roman" w:ascii="Times New Roman" w:hAnsi="Times New Roman"/>
        </w:rPr>
        <w:tab/>
      </w:r>
      <w:r>
        <w:rPr>
          <w:rFonts w:eastAsia="Times New Roman" w:cs="Times New Roman" w:ascii="Times New Roman" w:hAnsi="Times New Roman"/>
          <w:sz w:val="24"/>
          <w:szCs w:val="24"/>
        </w:rPr>
        <w:t>Rice Research and Extension Center, University of Arkansas,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2.</w:t>
      </w:r>
      <w:r>
        <w:rPr>
          <w:rFonts w:eastAsia="Times New Roman" w:cs="Times New Roman" w:ascii="Times New Roman" w:hAnsi="Times New Roman"/>
        </w:rPr>
        <w:tab/>
      </w:r>
      <w:r>
        <w:rPr>
          <w:rFonts w:eastAsia="Times New Roman" w:cs="Times New Roman" w:ascii="Times New Roman" w:hAnsi="Times New Roman"/>
          <w:sz w:val="24"/>
          <w:szCs w:val="24"/>
        </w:rPr>
        <w:t>Dale Bumper National Rice Research Center, USDA, ARS,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3.</w:t>
      </w:r>
      <w:r>
        <w:rPr>
          <w:rFonts w:eastAsia="Times New Roman" w:cs="Times New Roman" w:ascii="Times New Roman" w:hAnsi="Times New Roman"/>
        </w:rPr>
        <w:tab/>
      </w:r>
      <w:r>
        <w:rPr>
          <w:rFonts w:eastAsia="Times New Roman" w:cs="Times New Roman" w:ascii="Times New Roman" w:hAnsi="Times New Roman"/>
          <w:sz w:val="24"/>
          <w:szCs w:val="24"/>
        </w:rPr>
        <w:t>Crop and Soil Sciences Department, North Carolina State University,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4. </w:t>
      </w:r>
      <w:r>
        <w:rPr>
          <w:rFonts w:eastAsia="Times New Roman" w:cs="Times New Roman" w:ascii="Times New Roman" w:hAnsi="Times New Roman"/>
        </w:rPr>
        <w:tab/>
      </w:r>
      <w:r>
        <w:rPr>
          <w:rFonts w:eastAsia="Times New Roman" w:cs="Times New Roman" w:ascii="Times New Roman" w:hAnsi="Times New Roman"/>
          <w:sz w:val="24"/>
          <w:szCs w:val="24"/>
        </w:rPr>
        <w:t>Genomics and Bioinformatics Research Unit, USDA, ARS,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5.</w:t>
      </w:r>
      <w:r>
        <w:rPr>
          <w:rFonts w:eastAsia="Times New Roman" w:cs="Times New Roman" w:ascii="Times New Roman" w:hAnsi="Times New Roman"/>
        </w:rPr>
        <w:tab/>
      </w:r>
      <w:r>
        <w:rPr>
          <w:rFonts w:eastAsia="Times New Roman" w:cs="Times New Roman" w:ascii="Times New Roman" w:hAnsi="Times New Roman"/>
          <w:sz w:val="24"/>
          <w:szCs w:val="24"/>
        </w:rPr>
        <w:t>Southeast Area, USDA, ARS, Raleigh, NC 27606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6.</w:t>
      </w:r>
      <w:r>
        <w:rPr>
          <w:rFonts w:eastAsia="Times New Roman" w:cs="Times New Roman" w:ascii="Times New Roman" w:hAnsi="Times New Roman"/>
        </w:rPr>
        <w:tab/>
      </w:r>
      <w:r>
        <w:rPr>
          <w:rFonts w:eastAsia="Times New Roman" w:cs="Times New Roman" w:ascii="Times New Roman" w:hAnsi="Times New Roman"/>
          <w:sz w:val="24"/>
          <w:szCs w:val="24"/>
        </w:rPr>
        <w:t>Kansas State University, Manhattan, KS 66506</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Corresponding author: Yulin Jia (Email: yulin.jia@usda.gov)</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Summary </w:t>
      </w:r>
    </w:p>
    <w:p>
      <w:pPr>
        <w:pStyle w:val="Normal"/>
        <w:numPr>
          <w:ilvl w:val="0"/>
          <w:numId w:val="1"/>
        </w:numPr>
        <w:spacing w:lineRule="auto" w:line="360" w:before="0" w:after="0"/>
        <w:jc w:val="both"/>
        <w:rPr>
          <w:rFonts w:ascii="Times New Roman" w:hAnsi="Times New Roman"/>
        </w:rPr>
      </w:pPr>
      <w:bookmarkStart w:id="1" w:name="_6pg7v8e7xdgu"/>
      <w:bookmarkEnd w:id="1"/>
      <w:r>
        <w:rPr>
          <w:rFonts w:eastAsia="Times New Roman" w:cs="Times New Roman" w:ascii="Times New Roman" w:hAnsi="Times New Roman"/>
          <w:sz w:val="24"/>
          <w:szCs w:val="24"/>
        </w:rPr>
        <w:t>We examined the frequency of and variation in 8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genes from 840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field isolates collected from the Southern U.S. relative to rice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from 1959 to 2017. Little coding or non-coding variation was detected in </w:t>
      </w:r>
      <w:r>
        <w:rPr>
          <w:rFonts w:eastAsia="Times New Roman" w:cs="Times New Roman" w:ascii="Times New Roman" w:hAnsi="Times New Roman"/>
          <w:i/>
          <w:sz w:val="24"/>
          <w:szCs w:val="24"/>
        </w:rPr>
        <w:t>AVR-Pi9, AVR-Pib, 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which correspond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not used in the US.</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In the U.S.,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corresponding to rice </w:t>
      </w:r>
      <w:r>
        <w:rPr>
          <w:rFonts w:eastAsia="Times New Roman" w:cs="Times New Roman" w:ascii="Times New Roman" w:hAnsi="Times New Roman"/>
          <w:i/>
          <w:iCs/>
          <w:sz w:val="24"/>
          <w:szCs w:val="24"/>
          <w:rPrChange w:id="0" w:author="Grant Billings" w:date="2025-07-01T15:29:29Z"/>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deployed at varying levels since the late 1960s, was present in 37% of the isolates over six decades.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corresponding to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deployed in the late 1990s, reached a low point in the five-year period following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deployment and then recovered to 99% in recent years. </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Our results suggest a fitness penalty for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carrying non-functional AVR variants, and provide concrete data on how changes in plant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can impact pathogen populations. These findings will inform localized strategies for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usage and durable control of blast disease. </w:t>
      </w:r>
    </w:p>
    <w:p>
      <w:pPr>
        <w:pStyle w:val="Normal"/>
        <w:numPr>
          <w:ilvl w:val="0"/>
          <w:numId w:val="1"/>
        </w:numPr>
        <w:spacing w:lineRule="auto" w:line="360"/>
        <w:jc w:val="both"/>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frequencies differ over time between U.S. and Global samples for </w:t>
      </w:r>
      <w:r>
        <w:rPr>
          <w:rFonts w:eastAsia="Times New Roman" w:cs="Times New Roman" w:ascii="Times New Roman" w:hAnsi="Times New Roman"/>
          <w:i/>
          <w:sz w:val="24"/>
          <w:szCs w:val="24"/>
        </w:rPr>
        <w:t>AVR-Pik, AVR-Pi9, 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Further whole genome analysis including additional U.S. samples is necessary to confirm if the U.S. is a geographically isolated population.</w:t>
      </w:r>
    </w:p>
    <w:p>
      <w:pPr>
        <w:pStyle w:val="Normal"/>
        <w:rPr>
          <w:rFonts w:ascii="Times New Roman" w:hAnsi="Times New Roman"/>
        </w:rPr>
      </w:pPr>
      <w:r>
        <w:rPr>
          <w:rFonts w:eastAsia="Times New Roman" w:cs="Times New Roman" w:ascii="Times New Roman" w:hAnsi="Times New Roman"/>
          <w:b/>
          <w:sz w:val="24"/>
          <w:szCs w:val="24"/>
        </w:rPr>
        <w:t>Key words</w:t>
      </w:r>
      <w:r>
        <w:rPr>
          <w:rFonts w:eastAsia="Times New Roman" w:cs="Times New Roman" w:ascii="Times New Roman" w:hAnsi="Times New Roman"/>
          <w:sz w:val="24"/>
          <w:szCs w:val="24"/>
        </w:rPr>
        <w:t xml:space="preserve">:  Avirulence gene, Resistance gene, Rice blast fungus, </w:t>
      </w:r>
      <w:r>
        <w:rPr>
          <w:rFonts w:eastAsia="Times New Roman" w:cs="Times New Roman" w:ascii="Times New Roman" w:hAnsi="Times New Roman"/>
          <w:i/>
          <w:sz w:val="24"/>
          <w:szCs w:val="24"/>
        </w:rPr>
        <w:t>Oryza sativa</w:t>
      </w:r>
      <w:r>
        <w:rPr>
          <w:rFonts w:eastAsia="Times New Roman" w:cs="Times New Roman" w:ascii="Times New Roman" w:hAnsi="Times New Roman"/>
          <w:b/>
          <w:sz w:val="24"/>
          <w:szCs w:val="24"/>
        </w:rPr>
        <w:t>.</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Introduction</w:t>
      </w:r>
    </w:p>
    <w:p>
      <w:pPr>
        <w:pStyle w:val="Normal"/>
        <w:spacing w:lineRule="auto" w:line="360"/>
        <w:jc w:val="both"/>
        <w:rPr>
          <w:rFonts w:ascii="Times New Roman" w:hAnsi="Times New Roman"/>
        </w:rPr>
      </w:pPr>
      <w:bookmarkStart w:id="2" w:name="_5xoly1v8uv75"/>
      <w:bookmarkEnd w:id="2"/>
      <w:r>
        <w:rPr>
          <w:rFonts w:eastAsia="Times New Roman" w:cs="Times New Roman" w:ascii="Times New Roman" w:hAnsi="Times New Roman"/>
          <w:sz w:val="24"/>
          <w:szCs w:val="24"/>
        </w:rPr>
        <w:t>Rice (</w:t>
      </w:r>
      <w:r>
        <w:rPr>
          <w:rFonts w:eastAsia="Times New Roman" w:cs="Times New Roman" w:ascii="Times New Roman" w:hAnsi="Times New Roman"/>
          <w:i/>
          <w:sz w:val="24"/>
          <w:szCs w:val="24"/>
        </w:rPr>
        <w:t xml:space="preserve">Oryza sativa </w:t>
      </w:r>
      <w:r>
        <w:rPr>
          <w:rFonts w:eastAsia="Times New Roman" w:cs="Times New Roman" w:ascii="Times New Roman" w:hAnsi="Times New Roman"/>
          <w:sz w:val="24"/>
          <w:szCs w:val="24"/>
        </w:rPr>
        <w:t>L</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is a major staple crop that feeds over half of the world population. Blast disease of rice caused by the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(T.T. Hebert) M.E. Barr (synonym of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 xml:space="preserve">Cavara) is one of the foremost constraints to secure stable rice production.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Peng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2019). In the U.S. in the 2020s, blast in rice is managed using an integrated approach: the use of host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Globally, a loss of $66 billion USD is estimated due to blast, equivalent to an amount that is enough to feed 60 million people (Pennisi, 2010). The use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is the most economic and sustainable method to manage blast disease. To date, nearly 100 major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have been identified from cultivated and wild rice relatives, of which 36 have been molecularly characterized worldwide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2017a;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In the US,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w:t>
      </w:r>
      <w:r>
        <w:rPr>
          <w:rFonts w:eastAsia="Times New Roman" w:cs="Times New Roman" w:ascii="Times New Roman" w:hAnsi="Times New Roman"/>
          <w:sz w:val="24"/>
          <w:szCs w:val="24"/>
        </w:rPr>
        <w:t xml:space="preserve">a,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pi-d, Pi-i, Pi-km/Pi-ks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Pi-z</w:t>
      </w:r>
      <w:r>
        <w:rPr>
          <w:rFonts w:eastAsia="Times New Roman" w:cs="Times New Roman" w:ascii="Times New Roman" w:hAnsi="Times New Roman"/>
          <w:sz w:val="24"/>
          <w:szCs w:val="24"/>
        </w:rPr>
        <w:t xml:space="preserve">, have been deployed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2017b).</w:t>
      </w:r>
    </w:p>
    <w:p>
      <w:pPr>
        <w:pStyle w:val="Normal"/>
        <w:spacing w:lineRule="auto" w:line="360"/>
        <w:jc w:val="both"/>
        <w:rPr>
          <w:rFonts w:ascii="Times New Roman" w:hAnsi="Times New Roman"/>
        </w:rPr>
      </w:pPr>
      <w:bookmarkStart w:id="3" w:name="_8yy5idy60pqs"/>
      <w:bookmarkEnd w:id="3"/>
      <w:r>
        <w:rPr>
          <w:rFonts w:eastAsia="Times New Roman" w:cs="Times New Roman" w:ascii="Times New Roman" w:hAnsi="Times New Roman"/>
          <w:sz w:val="24"/>
          <w:szCs w:val="24"/>
        </w:rPr>
        <w:t xml:space="preserve">The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corresponding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fungus follow a “gene-for-gene” interaction, in which the effectiveness of any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depends on the expression of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encoding the recognized pathogen effector (Siluê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1992). The presence of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a host imposes a fitness cost on the pathogen’s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by arresting infection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Figueroa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In the absence of the associated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a fitness penalty (reduced aggressiveness and lack of persistence) for the pathogen could lead to increased durability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For example, the rice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gene confers resistance to the bacterial blight pathogen </w:t>
      </w:r>
      <w:r>
        <w:rPr>
          <w:rFonts w:eastAsia="Times New Roman" w:cs="Times New Roman" w:ascii="Times New Roman" w:hAnsi="Times New Roman"/>
          <w:i/>
          <w:sz w:val="24"/>
          <w:szCs w:val="24"/>
        </w:rPr>
        <w:t>Xanthomonas oryzae</w:t>
      </w:r>
      <w:r>
        <w:rPr>
          <w:rFonts w:eastAsia="Times New Roman" w:cs="Times New Roman" w:ascii="Times New Roman" w:hAnsi="Times New Roman"/>
          <w:sz w:val="24"/>
          <w:szCs w:val="24"/>
        </w:rPr>
        <w:t xml:space="preserve">, through a gene-for-gene interaction with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AvrXa7</w:t>
      </w:r>
      <w:r>
        <w:rPr>
          <w:rFonts w:eastAsia="Times New Roman" w:cs="Times New Roman" w:ascii="Times New Roman" w:hAnsi="Times New Roman"/>
          <w:sz w:val="24"/>
          <w:szCs w:val="24"/>
        </w:rPr>
        <w:t xml:space="preserve">. It has been shown that </w:t>
      </w:r>
      <w:r>
        <w:rPr>
          <w:rFonts w:eastAsia="Times New Roman" w:cs="Times New Roman" w:ascii="Times New Roman" w:hAnsi="Times New Roman"/>
          <w:i/>
          <w:sz w:val="24"/>
          <w:szCs w:val="24"/>
        </w:rPr>
        <w:t xml:space="preserve">X. oryzae </w:t>
      </w:r>
      <w:r>
        <w:rPr>
          <w:rFonts w:eastAsia="Times New Roman" w:cs="Times New Roman" w:ascii="Times New Roman" w:hAnsi="Times New Roman"/>
          <w:sz w:val="24"/>
          <w:szCs w:val="24"/>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should provide good disease control over time through a fitness penalty mechanism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2000). In the rice-</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pathosystem, deletion of entire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a common mechanism for the pathogen to evade 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However, analysis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deletion mutants has failed to identify loss of aggressiveness phenotypes or candidates for durable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this rice-blast pathosystem. </w:t>
      </w:r>
      <w:r>
        <w:rPr>
          <w:rFonts w:eastAsia="Times New Roman" w:cs="Times New Roman" w:ascii="Times New Roman" w:hAnsi="Times New Roman"/>
          <w:sz w:val="24"/>
          <w:szCs w:val="24"/>
          <w:shd w:fill="auto" w:val="clear"/>
        </w:rPr>
        <w:t xml:space="preserve">Deletion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sz w:val="24"/>
          <w:szCs w:val="24"/>
        </w:rPr>
        <w:t xml:space="preserve">has facilitated the cloning processes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bookmarkStart w:id="4" w:name="_ljq3zic7xfw3"/>
      <w:bookmarkEnd w:id="4"/>
      <w:r>
        <w:rPr>
          <w:rFonts w:eastAsia="Times New Roman" w:cs="Times New Roman" w:ascii="Times New Roman" w:hAnsi="Times New Roman"/>
          <w:sz w:val="24"/>
          <w:szCs w:val="24"/>
        </w:rPr>
        <w:t xml:space="preserve">To date, 12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including </w:t>
      </w:r>
      <w:r>
        <w:rPr>
          <w:rFonts w:eastAsia="Times New Roman" w:cs="Times New Roman" w:ascii="Times New Roman" w:hAnsi="Times New Roman"/>
          <w:i/>
          <w:sz w:val="24"/>
          <w:szCs w:val="24"/>
        </w:rPr>
        <w:t>PWL2, AVR1-CO39, AVR-Pita, ACE1, AVR-Pia, AVR-Pii</w:t>
      </w:r>
      <w:r>
        <w:rPr>
          <w:rFonts w:eastAsia="Times New Roman" w:cs="Times New Roman" w:ascii="Times New Roman" w:hAnsi="Times New Roman"/>
          <w:sz w:val="24"/>
          <w:szCs w:val="24"/>
        </w:rPr>
        <w:t xml:space="preserve">, </w:t>
      </w:r>
      <w:commentRangeStart w:id="0"/>
      <w:r>
        <w:rPr>
          <w:rFonts w:eastAsia="Times New Roman" w:cs="Times New Roman" w:ascii="Times New Roman" w:hAnsi="Times New Roman"/>
          <w:i/>
          <w:sz w:val="24"/>
          <w:szCs w:val="24"/>
        </w:rPr>
        <w:t>AVR-Pik/km/kp</w:t>
      </w:r>
      <w:r>
        <w:rPr>
          <w:rFonts w:eastAsia="Times New Roman" w:cs="Times New Roman" w:ascii="Times New Roman" w:hAnsi="Times New Roman"/>
          <w:i/>
          <w:sz w:val="24"/>
          <w:szCs w:val="24"/>
        </w:rPr>
      </w:r>
      <w:commentRangeEnd w:id="0"/>
      <w:r>
        <w:commentReference w:id="0"/>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AVR-Pizt, AVR-Pi9, AVR-Pib, PWT3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PWT4</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have been characterized from pathogen isolates originating in rice and non-rice hosts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Kang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Sweigard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Farman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1998; Fudal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Ribot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w:t>
      </w:r>
      <w:r>
        <w:rPr>
          <w:rFonts w:eastAsia="Times New Roman" w:cs="Times New Roman" w:ascii="Times New Roman" w:hAnsi="Times New Roman"/>
          <w:color w:val="000000"/>
          <w:sz w:val="24"/>
          <w:szCs w:val="24"/>
          <w:highlight w:val="white"/>
        </w:rPr>
        <w:t xml:space="preserve">Inoue </w:t>
      </w:r>
      <w:r>
        <w:rPr>
          <w:rFonts w:eastAsia="Times New Roman" w:cs="Times New Roman" w:ascii="Times New Roman" w:hAnsi="Times New Roman"/>
          <w:i/>
          <w:color w:val="000000"/>
          <w:sz w:val="24"/>
          <w:szCs w:val="24"/>
          <w:highlight w:val="white"/>
        </w:rPr>
        <w:t>et al</w:t>
      </w:r>
      <w:r>
        <w:rPr>
          <w:rFonts w:eastAsia="Times New Roman" w:cs="Times New Roman" w:ascii="Times New Roman" w:hAnsi="Times New Roman"/>
          <w:color w:val="000000"/>
          <w:sz w:val="24"/>
          <w:szCs w:val="24"/>
          <w:highlight w:val="white"/>
        </w:rPr>
        <w:t>., 2017</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bookmarkStart w:id="5" w:name="_z6frfu1eoc7x"/>
      <w:bookmarkEnd w:id="5"/>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encodes a predicted metalloprotease that directly recognizes the product of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The function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requires the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gene, an armadillo type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Together, these genes constitute the highly resistant gene cluster </w:t>
      </w:r>
      <w:r>
        <w:rPr>
          <w:rFonts w:eastAsia="Times New Roman" w:cs="Times New Roman" w:ascii="Times New Roman" w:hAnsi="Times New Roman"/>
          <w:i/>
          <w:sz w:val="24"/>
          <w:szCs w:val="24"/>
        </w:rPr>
        <w:t>Pita/Pita</w:t>
      </w:r>
      <w:r>
        <w:rPr>
          <w:rFonts w:eastAsia="Times New Roman" w:cs="Times New Roman" w:ascii="Times New Roman" w:hAnsi="Times New Roman"/>
          <w:sz w:val="24"/>
          <w:szCs w:val="24"/>
        </w:rPr>
        <w:t>2/</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w:t>
      </w:r>
      <w:r>
        <w:rPr>
          <w:rFonts w:eastAsia="Times New Roman" w:cs="Times New Roman" w:ascii="Times New Roman" w:hAnsi="Times New Roman"/>
          <w:color w:val="000000"/>
          <w:sz w:val="24"/>
          <w:szCs w:val="24"/>
          <w:shd w:fill="FCFCFC" w:val="clear"/>
        </w:rPr>
        <w:t xml:space="preserve">Meng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2020</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AVR-Pita </w:t>
      </w:r>
      <w:r>
        <w:rPr>
          <w:rFonts w:eastAsia="Times New Roman" w:cs="Times New Roman" w:ascii="Times New Roman" w:hAnsi="Times New Roman"/>
          <w:sz w:val="24"/>
          <w:szCs w:val="24"/>
        </w:rPr>
        <w:t xml:space="preserve">belongs to a small gene family and was renamed to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2008</w:t>
      </w:r>
      <w:r>
        <w:rPr>
          <w:rFonts w:eastAsia="Times New Roman" w:cs="Times New Roman" w:ascii="Times New Roman" w:hAnsi="Times New Roman"/>
          <w:sz w:val="24"/>
          <w:szCs w:val="24"/>
        </w:rPr>
        <w:t xml:space="preserve">). The DNA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alleles are highly diverse, with previous reports indicating high nucleotide diversity in the coding regions (Huang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All functional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 were identified from avirulent isolates, and they genetically interact with the only known functional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allele. Deletion of large DNA fragments or insertion of transposable elements within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these isolates causes a gain in virulence activity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Dai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2013).</w:t>
      </w:r>
    </w:p>
    <w:p>
      <w:pPr>
        <w:pStyle w:val="Normal"/>
        <w:spacing w:lineRule="auto" w:line="360"/>
        <w:jc w:val="both"/>
        <w:rPr>
          <w:rFonts w:ascii="Times New Roman" w:hAnsi="Times New Roman"/>
        </w:rPr>
      </w:pPr>
      <w:bookmarkStart w:id="6" w:name="_sbcw0a66vd2x"/>
      <w:bookmarkEnd w:id="6"/>
      <w:r>
        <w:rPr>
          <w:rFonts w:eastAsia="Times New Roman" w:cs="Times New Roman" w:ascii="Times New Roman" w:hAnsi="Times New Roman"/>
          <w:sz w:val="24"/>
          <w:szCs w:val="24"/>
        </w:rPr>
        <w:t xml:space="preserve">In contrast,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encodes a predicted MAX effector (De Guillen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haplotypes determined resistance specificity towards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alleles, </w:t>
      </w:r>
      <w:r>
        <w:rPr>
          <w:rFonts w:eastAsia="Times New Roman" w:cs="Times New Roman" w:ascii="Times New Roman" w:hAnsi="Times New Roman"/>
          <w:i/>
          <w:sz w:val="24"/>
          <w:szCs w:val="24"/>
        </w:rPr>
        <w:t xml:space="preserve">Pi-km, Pi-kh, Pi-kp,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at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locus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t>
      </w:r>
      <w:r>
        <w:rPr>
          <w:rFonts w:eastAsia="Times New Roman" w:cs="Times New Roman" w:ascii="Times New Roman" w:hAnsi="Times New Roman"/>
          <w:sz w:val="24"/>
          <w:szCs w:val="24"/>
        </w:rPr>
        <w:t xml:space="preserve">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.,2014;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2019</w:t>
      </w:r>
      <w:r>
        <w:rPr>
          <w:rFonts w:eastAsia="Times New Roman" w:cs="Times New Roman" w:ascii="Times New Roman" w:hAnsi="Times New Roman"/>
          <w:sz w:val="24"/>
          <w:szCs w:val="24"/>
        </w:rPr>
        <w:t xml:space="preserve">). Complete deletion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causes rice cultivars with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become susceptible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Loss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also alter host disease resistance to susceptibility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blast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determine the efficiencies of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deployed in rice fields. Many snapshots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2014; </w:t>
      </w:r>
      <w:r>
        <w:rPr>
          <w:rFonts w:eastAsia="Times New Roman" w:cs="Times New Roman" w:ascii="Times New Roman" w:hAnsi="Times New Roman"/>
          <w:sz w:val="24"/>
          <w:szCs w:val="24"/>
        </w:rPr>
        <w:t xml:space="preserve">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Two independent studies using 131 isolates (Lopez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and 77 isolates from different rice growing areas in the Philippines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reported presence frequencies of 81.50% vs 21.9%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64.16% vs 0% for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47.98% vs 84.9%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19.08% vs 2.7% for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5.20% vs 0%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respectively.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rapidly analyzed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232 isolates from 1975-2009 using PCR (</w:t>
      </w:r>
      <w:r>
        <w:rPr>
          <w:rFonts w:eastAsia="Times New Roman" w:cs="Times New Roman" w:ascii="Times New Roman" w:hAnsi="Times New Roman"/>
          <w:color w:val="222222"/>
          <w:sz w:val="24"/>
          <w:szCs w:val="24"/>
        </w:rPr>
        <w:t xml:space="preserve">Zhang </w:t>
      </w:r>
      <w:r>
        <w:rPr>
          <w:rFonts w:eastAsia="Times New Roman" w:cs="Times New Roman" w:ascii="Times New Roman" w:hAnsi="Times New Roman"/>
          <w:i/>
          <w:color w:val="222222"/>
          <w:sz w:val="24"/>
          <w:szCs w:val="24"/>
        </w:rPr>
        <w:t>et al</w:t>
      </w:r>
      <w:r>
        <w:rPr>
          <w:rFonts w:eastAsia="Times New Roman" w:cs="Times New Roman" w:ascii="Times New Roman" w:hAnsi="Times New Roman"/>
          <w:color w:val="222222"/>
          <w:sz w:val="24"/>
          <w:szCs w:val="24"/>
        </w:rPr>
        <w:t>., 2020</w:t>
      </w:r>
      <w:r>
        <w:rPr>
          <w:rFonts w:eastAsia="Times New Roman" w:cs="Times New Roman" w:ascii="Times New Roman" w:hAnsi="Times New Roman"/>
          <w:sz w:val="24"/>
          <w:szCs w:val="24"/>
        </w:rPr>
        <w:t xml:space="preserve">). Because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can differ between locations, it is crucial to understand the dynamic pathogen populations. Additionally,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repertoire information should be sufficient to predict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efficacy for that region at that point in time. Longitudinal data is needed to model and project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durability in response to changing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across locations over time. </w:t>
      </w:r>
    </w:p>
    <w:p>
      <w:pPr>
        <w:pStyle w:val="Normal"/>
        <w:spacing w:lineRule="auto" w:line="360" w:before="120" w:after="120"/>
        <w:jc w:val="both"/>
        <w:rPr>
          <w:rFonts w:ascii="Times New Roman" w:hAnsi="Times New Roman"/>
        </w:rPr>
      </w:pPr>
      <w:bookmarkStart w:id="7" w:name="_zdzjn1meefh1"/>
      <w:bookmarkEnd w:id="7"/>
      <w:r>
        <w:rPr>
          <w:rFonts w:eastAsia="Times New Roman" w:cs="Times New Roman" w:ascii="Times New Roman" w:hAnsi="Times New Roman"/>
          <w:sz w:val="24"/>
          <w:szCs w:val="24"/>
        </w:rPr>
        <w:t xml:space="preserve">We previously reported that analysis of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under asexual reproduction in the field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with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Little variation, either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 or protein haplotype variation, occurred for 4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lacking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Two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widely deployed in the late 1960s and 1970s have been rarely detected in the U.S. pathogen population since then. Among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genes examined in the present study, only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had diversity in amino acid sequences, with 37 and 7 variants, respectively.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frequency recovered to high levels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with rare isolation of the single pathotype lacking avirulence activity.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frequency also increased after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declined. The findings in the changes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correlated with the deployed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over six decades suggesting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adds valuable information for predicting and deploying durable resistance to blast disease.</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Materials and methods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Fungal materials and detection and DNA sequencing of the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genes</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A total of 840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collected from 1959 to 2017 across the U.S. rice production areas (AR, TX, LA, FL, MS, MO - </w:t>
      </w:r>
      <w:r>
        <w:rPr>
          <w:rFonts w:eastAsia="Times New Roman" w:cs="Times New Roman" w:ascii="Times New Roman" w:hAnsi="Times New Roman"/>
          <w:b/>
          <w:bCs/>
          <w:sz w:val="24"/>
          <w:szCs w:val="24"/>
          <w:rPrChange w:id="0" w:author="Grant Billings" w:date="2025-07-01T15:36:11Z"/>
        </w:rPr>
        <w:t>Table S2</w:t>
      </w:r>
      <w:r>
        <w:rPr>
          <w:rFonts w:eastAsia="Times New Roman" w:cs="Times New Roman" w:ascii="Times New Roman" w:hAnsi="Times New Roman"/>
          <w:sz w:val="24"/>
          <w:szCs w:val="24"/>
        </w:rPr>
        <w:t xml:space="preserve">).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before 2000 were collected by Dr. Toni Marchetti (ARS, Beaumont, Texas). </w:t>
      </w:r>
      <w:del w:id="2" w:author="Grant Billings" w:date="2025-06-27T15:26:25Z">
        <w:r>
          <w:rPr>
            <w:rFonts w:eastAsia="Times New Roman" w:cs="Times New Roman" w:ascii="Times New Roman" w:hAnsi="Times New Roman"/>
            <w:sz w:val="24"/>
            <w:szCs w:val="24"/>
          </w:rPr>
          <w:delText>After</w:delText>
        </w:r>
      </w:del>
      <w:ins w:id="3" w:author="Grant Billings" w:date="2025-06-27T15:26:25Z">
        <w:r>
          <w:rPr>
            <w:rFonts w:eastAsia="Times New Roman" w:cs="Times New Roman" w:ascii="Times New Roman" w:hAnsi="Times New Roman"/>
            <w:sz w:val="24"/>
            <w:szCs w:val="24"/>
          </w:rPr>
          <w:t>From</w:t>
        </w:r>
      </w:ins>
      <w:r>
        <w:rPr>
          <w:rFonts w:eastAsia="Times New Roman" w:cs="Times New Roman" w:ascii="Times New Roman" w:hAnsi="Times New Roman"/>
          <w:sz w:val="24"/>
          <w:szCs w:val="24"/>
        </w:rPr>
        <w:t xml:space="preserve"> 2000</w:t>
      </w:r>
      <w:ins w:id="4" w:author="Grant Billings" w:date="2025-06-27T15:26:26Z">
        <w:r>
          <w:rPr>
            <w:rFonts w:eastAsia="Times New Roman" w:cs="Times New Roman" w:ascii="Times New Roman" w:hAnsi="Times New Roman"/>
            <w:sz w:val="24"/>
            <w:szCs w:val="24"/>
          </w:rPr>
          <w:t xml:space="preserve"> onwards</w:t>
        </w:r>
      </w:ins>
      <w:r>
        <w:rPr>
          <w:rFonts w:eastAsia="Times New Roman" w:cs="Times New Roman" w:ascii="Times New Roman" w:hAnsi="Times New Roman"/>
          <w:sz w:val="24"/>
          <w:szCs w:val="24"/>
        </w:rPr>
        <w:t xml:space="preserve">, different individuals collected the isolates. </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 detection (</w:t>
      </w:r>
      <w:r>
        <w:rPr>
          <w:rFonts w:eastAsia="Times New Roman" w:cs="Times New Roman" w:ascii="Times New Roman" w:hAnsi="Times New Roman"/>
          <w:b/>
          <w:bCs/>
          <w:sz w:val="24"/>
          <w:szCs w:val="24"/>
          <w:rPrChange w:id="0" w:author="Grant Billings" w:date="2025-07-01T15:36:17Z"/>
        </w:rPr>
        <w:t>Table S2</w:t>
      </w:r>
      <w:r>
        <w:rPr>
          <w:rFonts w:eastAsia="Times New Roman" w:cs="Times New Roman" w:ascii="Times New Roman" w:hAnsi="Times New Roman"/>
          <w:sz w:val="24"/>
          <w:szCs w:val="24"/>
        </w:rPr>
        <w:t xml:space="preserve">), several sets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specific primers were used to ensure that the absence of amplification was not due to</w:t>
      </w:r>
      <w:del w:id="6" w:author="Grant Billings" w:date="2025-06-27T15:26:51Z">
        <w:r>
          <w:rPr>
            <w:rFonts w:eastAsia="Times New Roman" w:cs="Times New Roman" w:ascii="Times New Roman" w:hAnsi="Times New Roman"/>
            <w:sz w:val="24"/>
            <w:szCs w:val="24"/>
          </w:rPr>
          <w:delText xml:space="preserve"> simple</w:delText>
        </w:r>
      </w:del>
      <w:ins w:id="7" w:author="Grant Billings" w:date="2025-06-27T15:27:03Z">
        <w:r>
          <w:rPr>
            <w:rFonts w:eastAsia="Times New Roman" w:cs="Times New Roman" w:ascii="Times New Roman" w:hAnsi="Times New Roman"/>
            <w:sz w:val="24"/>
            <w:szCs w:val="24"/>
          </w:rPr>
          <w:t xml:space="preserve"> non-structural,</w:t>
        </w:r>
      </w:ins>
      <w:r>
        <w:rPr>
          <w:rFonts w:eastAsia="Times New Roman" w:cs="Times New Roman" w:ascii="Times New Roman" w:hAnsi="Times New Roman"/>
          <w:sz w:val="24"/>
          <w:szCs w:val="24"/>
        </w:rPr>
        <w:t xml:space="preserve"> sequence variation at primer sites (</w:t>
      </w:r>
      <w:r>
        <w:rPr>
          <w:rFonts w:eastAsia="Times New Roman" w:cs="Times New Roman" w:ascii="Times New Roman" w:hAnsi="Times New Roman"/>
          <w:b/>
          <w:bCs/>
          <w:sz w:val="24"/>
          <w:szCs w:val="24"/>
          <w:rPrChange w:id="0" w:author="Grant Billings" w:date="2025-07-01T15:36:24Z"/>
        </w:rPr>
        <w:t>Table S1</w:t>
      </w:r>
      <w:r>
        <w:rPr>
          <w:rFonts w:eastAsia="Times New Roman" w:cs="Times New Roman" w:ascii="Times New Roman" w:hAnsi="Times New Roman"/>
          <w:sz w:val="24"/>
          <w:szCs w:val="24"/>
        </w:rPr>
        <w:t xml:space="preserve">). Except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and AVR-Pii</w:t>
      </w:r>
      <w:r>
        <w:rPr>
          <w:rFonts w:eastAsia="Times New Roman" w:cs="Times New Roman" w:ascii="Times New Roman" w:hAnsi="Times New Roman"/>
          <w:sz w:val="24"/>
          <w:szCs w:val="24"/>
        </w:rPr>
        <w:t xml:space="preserve"> all</w:t>
      </w:r>
      <w:del w:id="9" w:author="Grant Billings" w:date="2025-06-27T15:27:19Z">
        <w:r>
          <w:rPr>
            <w:rFonts w:eastAsia="Times New Roman" w:cs="Times New Roman" w:ascii="Times New Roman" w:hAnsi="Times New Roman"/>
            <w:sz w:val="24"/>
            <w:szCs w:val="24"/>
          </w:rPr>
          <w:delText xml:space="preserve"> these</w:delText>
        </w:r>
      </w:del>
      <w:r>
        <w:rPr>
          <w:rFonts w:eastAsia="Times New Roman" w:cs="Times New Roman" w:ascii="Times New Roman" w:hAnsi="Times New Roman"/>
          <w:i/>
          <w:sz w:val="24"/>
          <w:szCs w:val="24"/>
        </w:rPr>
        <w:t xml:space="preserve"> AVR</w:t>
      </w:r>
      <w:r>
        <w:rPr>
          <w:rFonts w:eastAsia="Times New Roman" w:cs="Times New Roman" w:ascii="Times New Roman" w:hAnsi="Times New Roman"/>
          <w:sz w:val="24"/>
          <w:szCs w:val="24"/>
        </w:rPr>
        <w:t xml:space="preserve"> gene</w:t>
      </w:r>
      <w:ins w:id="10" w:author="Grant Billings" w:date="2025-06-27T15:27:21Z">
        <w:r>
          <w:rPr>
            <w:rFonts w:eastAsia="Times New Roman" w:cs="Times New Roman" w:ascii="Times New Roman" w:hAnsi="Times New Roman"/>
            <w:sz w:val="24"/>
            <w:szCs w:val="24"/>
          </w:rPr>
          <w:t>-</w:t>
        </w:r>
      </w:ins>
      <w:del w:id="11" w:author="Grant Billings" w:date="2025-06-27T15:27:21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specific primers </w:t>
      </w:r>
      <w:del w:id="12" w:author="Grant Billings" w:date="2025-06-27T15:27:29Z">
        <w:r>
          <w:rPr>
            <w:rFonts w:eastAsia="Times New Roman" w:cs="Times New Roman" w:ascii="Times New Roman" w:hAnsi="Times New Roman"/>
            <w:sz w:val="24"/>
            <w:szCs w:val="24"/>
          </w:rPr>
          <w:delText xml:space="preserve">as needed </w:delText>
        </w:r>
      </w:del>
      <w:r>
        <w:rPr>
          <w:rFonts w:eastAsia="Times New Roman" w:cs="Times New Roman" w:ascii="Times New Roman" w:hAnsi="Times New Roman"/>
          <w:sz w:val="24"/>
          <w:szCs w:val="24"/>
        </w:rPr>
        <w:t>were used for DNA sequencing of the entire open reading frame (ORF)</w:t>
      </w:r>
      <w:ins w:id="13" w:author="Grant Billings" w:date="2025-06-27T15:27:34Z">
        <w:r>
          <w:rPr>
            <w:rFonts w:eastAsia="Times New Roman" w:cs="Times New Roman" w:ascii="Times New Roman" w:hAnsi="Times New Roman"/>
            <w:sz w:val="24"/>
            <w:szCs w:val="24"/>
          </w:rPr>
          <w:t xml:space="preserve">, </w:t>
        </w:r>
      </w:ins>
      <w:del w:id="14" w:author="Grant Billings" w:date="2025-06-27T15:27:34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plus 5’ and 3’ </w:t>
      </w:r>
      <w:ins w:id="15" w:author="Grant Billings" w:date="2025-06-27T15:27:40Z">
        <w:r>
          <w:rPr>
            <w:rFonts w:eastAsia="Times New Roman" w:cs="Times New Roman" w:ascii="Times New Roman" w:hAnsi="Times New Roman"/>
            <w:sz w:val="24"/>
            <w:szCs w:val="24"/>
          </w:rPr>
          <w:t xml:space="preserve">untranslated </w:t>
        </w:r>
      </w:ins>
      <w:del w:id="16" w:author="Grant Billings" w:date="2025-06-27T15:27:44Z">
        <w:r>
          <w:rPr>
            <w:rFonts w:eastAsia="Times New Roman" w:cs="Times New Roman" w:ascii="Times New Roman" w:hAnsi="Times New Roman"/>
            <w:sz w:val="24"/>
            <w:szCs w:val="24"/>
          </w:rPr>
          <w:delText xml:space="preserve">UTR </w:delText>
        </w:r>
      </w:del>
      <w:r>
        <w:rPr>
          <w:rFonts w:eastAsia="Times New Roman" w:cs="Times New Roman" w:ascii="Times New Roman" w:hAnsi="Times New Roman"/>
          <w:sz w:val="24"/>
          <w:szCs w:val="24"/>
        </w:rPr>
        <w:t xml:space="preserve">regions </w:t>
      </w:r>
      <w:ins w:id="17" w:author="Grant Billings" w:date="2025-06-27T15:27:46Z">
        <w:r>
          <w:rPr>
            <w:rFonts w:eastAsia="Times New Roman" w:cs="Times New Roman" w:ascii="Times New Roman" w:hAnsi="Times New Roman"/>
            <w:sz w:val="24"/>
            <w:szCs w:val="24"/>
          </w:rPr>
          <w:t xml:space="preserve">(UTR) </w:t>
        </w:r>
      </w:ins>
      <w:r>
        <w:rPr>
          <w:rFonts w:eastAsia="Times New Roman" w:cs="Times New Roman" w:ascii="Times New Roman" w:hAnsi="Times New Roman"/>
          <w:sz w:val="24"/>
          <w:szCs w:val="24"/>
        </w:rPr>
        <w:t xml:space="preserve">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The </w:t>
      </w:r>
      <w:ins w:id="18" w:author="Grant Billings" w:date="2025-06-27T15:28:02Z">
        <w:r>
          <w:rPr>
            <w:rFonts w:eastAsia="Times New Roman" w:cs="Times New Roman" w:ascii="Times New Roman" w:hAnsi="Times New Roman"/>
            <w:sz w:val="24"/>
            <w:szCs w:val="24"/>
          </w:rPr>
          <w:t>polymerase chain reaction (</w:t>
        </w:r>
      </w:ins>
      <w:r>
        <w:rPr>
          <w:rFonts w:eastAsia="Times New Roman" w:cs="Times New Roman" w:ascii="Times New Roman" w:hAnsi="Times New Roman"/>
          <w:sz w:val="24"/>
          <w:szCs w:val="24"/>
        </w:rPr>
        <w:t>PCR</w:t>
      </w:r>
      <w:ins w:id="19" w:author="Grant Billings" w:date="2025-06-27T15:28:08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products were purified by ExoSAP methods and</w:t>
      </w:r>
      <w:del w:id="20" w:author="Grant Billings" w:date="2025-06-27T15:28:12Z">
        <w:r>
          <w:rPr>
            <w:rFonts w:eastAsia="Times New Roman" w:cs="Times New Roman" w:ascii="Times New Roman" w:hAnsi="Times New Roman"/>
            <w:sz w:val="24"/>
            <w:szCs w:val="24"/>
          </w:rPr>
          <w:delText xml:space="preserve"> were</w:delText>
        </w:r>
      </w:del>
      <w:r>
        <w:rPr>
          <w:rFonts w:eastAsia="Times New Roman" w:cs="Times New Roman" w:ascii="Times New Roman" w:hAnsi="Times New Roman"/>
          <w:sz w:val="24"/>
          <w:szCs w:val="24"/>
        </w:rPr>
        <w:t xml:space="preserve"> </w:t>
      </w:r>
      <w:ins w:id="21" w:author="Grant Billings" w:date="2025-06-27T15:28:14Z">
        <w:r>
          <w:rPr>
            <w:rFonts w:eastAsia="Times New Roman" w:cs="Times New Roman" w:ascii="Times New Roman" w:hAnsi="Times New Roman"/>
            <w:sz w:val="24"/>
            <w:szCs w:val="24"/>
          </w:rPr>
          <w:t>S</w:t>
        </w:r>
      </w:ins>
      <w:del w:id="22" w:author="Grant Billings" w:date="2025-06-27T15:28:14Z">
        <w:r>
          <w:rPr>
            <w:rFonts w:eastAsia="Times New Roman" w:cs="Times New Roman" w:ascii="Times New Roman" w:hAnsi="Times New Roman"/>
            <w:sz w:val="24"/>
            <w:szCs w:val="24"/>
          </w:rPr>
          <w:delText>s</w:delText>
        </w:r>
      </w:del>
      <w:r>
        <w:rPr>
          <w:rFonts w:eastAsia="Times New Roman" w:cs="Times New Roman" w:ascii="Times New Roman" w:hAnsi="Times New Roman"/>
          <w:sz w:val="24"/>
          <w:szCs w:val="24"/>
        </w:rPr>
        <w:t>anger sequenced at USDA-ARS Genomics and Bioinformatics Research Unit (Stoneville, Mississippi</w:t>
      </w:r>
      <w:ins w:id="23" w:author="Grant Billings" w:date="2025-06-27T15:28:18Z">
        <w:r>
          <w:rPr>
            <w:rFonts w:eastAsia="Times New Roman" w:cs="Times New Roman" w:ascii="Times New Roman" w:hAnsi="Times New Roman"/>
            <w:sz w:val="24"/>
            <w:szCs w:val="24"/>
          </w:rPr>
          <w:t>, U.S.</w:t>
        </w:r>
      </w:ins>
      <w:r>
        <w:rPr>
          <w:rFonts w:eastAsia="Times New Roman" w:cs="Times New Roman" w:ascii="Times New Roman" w:hAnsi="Times New Roman"/>
          <w:sz w:val="24"/>
          <w:szCs w:val="24"/>
        </w:rPr>
        <w:t>).</w:t>
      </w: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Specific fluorescence primers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(GenBank accession number: AB498873.1) were designed using Primer-BLAST (Ye et al., 2012) (</w:t>
      </w:r>
      <w:r>
        <w:rPr>
          <w:rFonts w:eastAsia="Times New Roman" w:cs="Times New Roman" w:ascii="Times New Roman" w:hAnsi="Times New Roman"/>
          <w:b/>
          <w:bCs/>
          <w:sz w:val="24"/>
          <w:szCs w:val="24"/>
          <w:rPrChange w:id="0" w:author="Grant Billings" w:date="2025-07-01T15:36:29Z"/>
        </w:rPr>
        <w:t>Table S1</w:t>
      </w:r>
      <w:r>
        <w:rPr>
          <w:rFonts w:eastAsia="Times New Roman" w:cs="Times New Roman" w:ascii="Times New Roman" w:hAnsi="Times New Roman"/>
          <w:sz w:val="24"/>
          <w:szCs w:val="24"/>
        </w:rPr>
        <w:t xml:space="preserve">), and specific fluorescence primers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were designed by Zhang et al (Zhang et al., 2020, </w:t>
      </w:r>
      <w:r>
        <w:rPr>
          <w:rFonts w:eastAsia="Times New Roman" w:cs="Times New Roman" w:ascii="Times New Roman" w:hAnsi="Times New Roman"/>
          <w:b/>
          <w:bCs/>
          <w:sz w:val="24"/>
          <w:szCs w:val="24"/>
          <w:rPrChange w:id="0" w:author="Grant Billings" w:date="2025-07-01T15:36:32Z"/>
        </w:rPr>
        <w:t>Table S1</w:t>
      </w:r>
      <w:r>
        <w:rPr>
          <w:rFonts w:eastAsia="Times New Roman" w:cs="Times New Roman" w:ascii="Times New Roman" w:hAnsi="Times New Roman"/>
          <w:sz w:val="24"/>
          <w:szCs w:val="24"/>
        </w:rPr>
        <w:t xml:space="preserve">) for rapid detection. DNA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in </w:t>
      </w:r>
      <w:r>
        <w:rPr>
          <w:rFonts w:eastAsia="Times New Roman" w:cs="Times New Roman" w:ascii="Times New Roman" w:hAnsi="Times New Roman"/>
          <w:b/>
          <w:bCs/>
          <w:sz w:val="24"/>
          <w:szCs w:val="24"/>
          <w:rPrChange w:id="0" w:author="Grant Billings" w:date="2025-07-01T15:33:57Z"/>
        </w:rPr>
        <w:t>Dataset S2</w:t>
      </w:r>
      <w:r>
        <w:rPr>
          <w:rFonts w:eastAsia="Times New Roman" w:cs="Times New Roman" w:ascii="Times New Roman" w:hAnsi="Times New Roman"/>
          <w:sz w:val="24"/>
          <w:szCs w:val="24"/>
        </w:rPr>
        <w:t xml:space="preserve"> was extracted following a protocol described by Jia et al (Jia et al., 2014) with modifications</w:t>
      </w:r>
      <w:ins w:id="27" w:author="Grant Billings" w:date="2025-06-27T15:28:50Z">
        <w:r>
          <w:rPr>
            <w:rFonts w:eastAsia="Times New Roman" w:cs="Times New Roman" w:ascii="Times New Roman" w:hAnsi="Times New Roman"/>
            <w:sz w:val="24"/>
            <w:szCs w:val="24"/>
          </w:rPr>
          <w:t xml:space="preserve"> which follow</w:t>
        </w:r>
      </w:ins>
      <w:r>
        <w:rPr>
          <w:rFonts w:eastAsia="Times New Roman" w:cs="Times New Roman" w:ascii="Times New Roman" w:hAnsi="Times New Roman"/>
          <w:sz w:val="24"/>
          <w:szCs w:val="24"/>
        </w:rPr>
        <w:t xml:space="preserve">. Briefly, a piece of filter paper containing blast mycelia was put in a 0.2 mL tube with 100 μL lysis buffer (100 mM Tris-HCl, 2 mM EDTA, pH 8.0). The sample was heated at 95 °C for 10 min and centrifuged at 3000 rpm for 1 min. </w:t>
      </w:r>
      <w:del w:id="28" w:author="Grant Billings" w:date="2025-06-27T15:29:01Z">
        <w:r>
          <w:rPr>
            <w:rFonts w:eastAsia="Times New Roman" w:cs="Times New Roman" w:ascii="Times New Roman" w:hAnsi="Times New Roman"/>
            <w:sz w:val="24"/>
            <w:szCs w:val="24"/>
          </w:rPr>
          <w:delText>Then t</w:delText>
        </w:r>
      </w:del>
      <w:ins w:id="29" w:author="Grant Billings" w:date="2025-06-27T15:29:01Z">
        <w:r>
          <w:rPr>
            <w:rFonts w:eastAsia="Times New Roman" w:cs="Times New Roman" w:ascii="Times New Roman" w:hAnsi="Times New Roman"/>
            <w:sz w:val="24"/>
            <w:szCs w:val="24"/>
          </w:rPr>
          <w:t>T</w:t>
        </w:r>
      </w:ins>
      <w:r>
        <w:rPr>
          <w:rFonts w:eastAsia="Times New Roman" w:cs="Times New Roman" w:ascii="Times New Roman" w:hAnsi="Times New Roman"/>
          <w:sz w:val="24"/>
          <w:szCs w:val="24"/>
        </w:rPr>
        <w:t>he solution was</w:t>
      </w:r>
      <w:ins w:id="30" w:author="Grant Billings" w:date="2025-06-27T15:29:03Z">
        <w:r>
          <w:rPr>
            <w:rFonts w:eastAsia="Times New Roman" w:cs="Times New Roman" w:ascii="Times New Roman" w:hAnsi="Times New Roman"/>
            <w:sz w:val="24"/>
            <w:szCs w:val="24"/>
          </w:rPr>
          <w:t xml:space="preserve"> then</w:t>
        </w:r>
      </w:ins>
      <w:r>
        <w:rPr>
          <w:rFonts w:eastAsia="Times New Roman" w:cs="Times New Roman" w:ascii="Times New Roman" w:hAnsi="Times New Roman"/>
          <w:sz w:val="24"/>
          <w:szCs w:val="24"/>
        </w:rPr>
        <w:t xml:space="preserve"> diluted 1:3 with </w:t>
      </w:r>
      <w:ins w:id="31" w:author="Grant Billings" w:date="2025-06-27T15:29:23Z">
        <w:r>
          <w:rPr>
            <w:rFonts w:eastAsia="Times New Roman" w:cs="Times New Roman" w:ascii="Times New Roman" w:hAnsi="Times New Roman"/>
            <w:sz w:val="24"/>
            <w:szCs w:val="24"/>
          </w:rPr>
          <w:t>Tris-EDTA (</w:t>
        </w:r>
      </w:ins>
      <w:r>
        <w:rPr>
          <w:rFonts w:eastAsia="Times New Roman" w:cs="Times New Roman" w:ascii="Times New Roman" w:hAnsi="Times New Roman"/>
          <w:sz w:val="24"/>
          <w:szCs w:val="24"/>
        </w:rPr>
        <w:t>TE</w:t>
      </w:r>
      <w:ins w:id="32" w:author="Grant Billings" w:date="2025-06-27T15:29:27Z">
        <w:r>
          <w:rPr>
            <w:rFonts w:eastAsia="Times New Roman" w:cs="Times New Roman" w:ascii="Times New Roman" w:hAnsi="Times New Roman"/>
            <w:sz w:val="24"/>
            <w:szCs w:val="24"/>
          </w:rPr>
          <w:t>) buffer</w:t>
        </w:r>
      </w:ins>
      <w:r>
        <w:rPr>
          <w:rFonts w:eastAsia="Times New Roman" w:cs="Times New Roman" w:ascii="Times New Roman" w:hAnsi="Times New Roman"/>
          <w:sz w:val="24"/>
          <w:szCs w:val="24"/>
        </w:rPr>
        <w:t>. PCR was conducted as described previously (Wang et al., 2017)</w:t>
      </w:r>
      <w:ins w:id="33" w:author="Grant Billings" w:date="2025-06-27T15:29:36Z">
        <w:r>
          <w:rPr>
            <w:rFonts w:eastAsia="Times New Roman" w:cs="Times New Roman" w:ascii="Times New Roman" w:hAnsi="Times New Roman"/>
            <w:sz w:val="24"/>
            <w:szCs w:val="24"/>
          </w:rPr>
          <w:t>.</w:t>
        </w:r>
      </w:ins>
      <w:del w:id="34" w:author="Grant Billings" w:date="2025-06-27T15:29:36Z">
        <w:r>
          <w:rPr>
            <w:rFonts w:eastAsia="Times New Roman" w:cs="Times New Roman" w:ascii="Times New Roman" w:hAnsi="Times New Roman"/>
            <w:sz w:val="24"/>
            <w:szCs w:val="24"/>
          </w:rPr>
          <w:delText xml:space="preserve"> and</w:delText>
        </w:r>
      </w:del>
      <w:r>
        <w:rPr>
          <w:rFonts w:eastAsia="Times New Roman" w:cs="Times New Roman" w:ascii="Times New Roman" w:hAnsi="Times New Roman"/>
          <w:sz w:val="24"/>
          <w:szCs w:val="24"/>
        </w:rPr>
        <w:t xml:space="preserve"> </w:t>
      </w:r>
      <w:ins w:id="35" w:author="Grant Billings" w:date="2025-06-27T15:29:39Z">
        <w:r>
          <w:rPr>
            <w:rFonts w:eastAsia="Times New Roman" w:cs="Times New Roman" w:ascii="Times New Roman" w:hAnsi="Times New Roman"/>
            <w:sz w:val="24"/>
            <w:szCs w:val="24"/>
          </w:rPr>
          <w:t>A</w:t>
        </w:r>
      </w:ins>
      <w:del w:id="36" w:author="Grant Billings" w:date="2025-06-27T15:29:38Z">
        <w:r>
          <w:rPr>
            <w:rFonts w:eastAsia="Times New Roman" w:cs="Times New Roman" w:ascii="Times New Roman" w:hAnsi="Times New Roman"/>
            <w:sz w:val="24"/>
            <w:szCs w:val="24"/>
          </w:rPr>
          <w:delText>a</w:delText>
        </w:r>
      </w:del>
      <w:r>
        <w:rPr>
          <w:rFonts w:eastAsia="Times New Roman" w:cs="Times New Roman" w:ascii="Times New Roman" w:hAnsi="Times New Roman"/>
          <w:sz w:val="24"/>
          <w:szCs w:val="24"/>
        </w:rPr>
        <w:t xml:space="preserve">nnealing temperatures </w:t>
      </w:r>
      <w:ins w:id="37" w:author="Grant Billings" w:date="2025-06-27T15:29:44Z">
        <w:r>
          <w:rPr>
            <w:rFonts w:eastAsia="Times New Roman" w:cs="Times New Roman" w:ascii="Times New Roman" w:hAnsi="Times New Roman"/>
            <w:sz w:val="24"/>
            <w:szCs w:val="24"/>
          </w:rPr>
          <w:t xml:space="preserve">used </w:t>
        </w:r>
      </w:ins>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ins w:id="38" w:author="Grant Billings" w:date="2025-06-27T15:29:47Z">
        <w:r>
          <w:rPr>
            <w:rFonts w:eastAsia="Times New Roman" w:cs="Times New Roman" w:ascii="Times New Roman" w:hAnsi="Times New Roman"/>
            <w:sz w:val="24"/>
            <w:szCs w:val="24"/>
          </w:rPr>
          <w:t>we</w:t>
        </w:r>
      </w:ins>
      <w:del w:id="39" w:author="Grant Billings" w:date="2025-06-27T15:29:47Z">
        <w:r>
          <w:rPr>
            <w:rFonts w:eastAsia="Times New Roman" w:cs="Times New Roman" w:ascii="Times New Roman" w:hAnsi="Times New Roman"/>
            <w:sz w:val="24"/>
            <w:szCs w:val="24"/>
          </w:rPr>
          <w:delText>a</w:delText>
        </w:r>
      </w:del>
      <w:r>
        <w:rPr>
          <w:rFonts w:eastAsia="Times New Roman" w:cs="Times New Roman" w:ascii="Times New Roman" w:hAnsi="Times New Roman"/>
          <w:sz w:val="24"/>
          <w:szCs w:val="24"/>
        </w:rPr>
        <w:t>re 67 °C and 55 °C respectively.</w:t>
      </w:r>
    </w:p>
    <w:p>
      <w:pPr>
        <w:pStyle w:val="Normal"/>
        <w:spacing w:lineRule="auto" w:line="360" w:before="0" w:after="0"/>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detected in publicly available resequencing</w:t>
      </w:r>
      <w:ins w:id="40" w:author="Grant Billings" w:date="2025-06-27T15:29:58Z">
        <w:r>
          <w:rPr>
            <w:rFonts w:eastAsia="Times New Roman" w:cs="Times New Roman" w:ascii="Times New Roman" w:hAnsi="Times New Roman"/>
            <w:sz w:val="24"/>
            <w:szCs w:val="24"/>
          </w:rPr>
          <w:t xml:space="preserve"> datasets</w:t>
        </w:r>
      </w:ins>
      <w:r>
        <w:rPr>
          <w:rFonts w:eastAsia="Times New Roman" w:cs="Times New Roman" w:ascii="Times New Roman" w:hAnsi="Times New Roman"/>
          <w:sz w:val="24"/>
          <w:szCs w:val="24"/>
        </w:rPr>
        <w:t xml:space="preserve"> (see “DNA sequence analysis” for further detail)</w:t>
      </w:r>
      <w:del w:id="41" w:author="Grant Billings" w:date="2025-06-27T15:29:56Z">
        <w:r>
          <w:rPr>
            <w:rFonts w:eastAsia="Times New Roman" w:cs="Times New Roman" w:ascii="Times New Roman" w:hAnsi="Times New Roman"/>
            <w:sz w:val="24"/>
            <w:szCs w:val="24"/>
          </w:rPr>
          <w:delText xml:space="preserve"> datasets</w:delText>
        </w:r>
      </w:del>
      <w:r>
        <w:rPr>
          <w:rFonts w:eastAsia="Times New Roman" w:cs="Times New Roman" w:ascii="Times New Roman" w:hAnsi="Times New Roman"/>
          <w:sz w:val="24"/>
          <w:szCs w:val="24"/>
        </w:rPr>
        <w:t xml:space="preserve"> using a primer</w:t>
      </w:r>
      <w:ins w:id="42" w:author="Grant Billings" w:date="2025-06-27T15:30:06Z">
        <w:r>
          <w:rPr>
            <w:rFonts w:eastAsia="Times New Roman" w:cs="Times New Roman" w:ascii="Times New Roman" w:hAnsi="Times New Roman"/>
            <w:sz w:val="24"/>
            <w:szCs w:val="24"/>
          </w:rPr>
          <w:t xml:space="preserve"> sequence</w:t>
        </w:r>
      </w:ins>
      <w:del w:id="43" w:author="Grant Billings" w:date="2025-06-27T15:30:06Z">
        <w:r>
          <w:rPr>
            <w:rFonts w:eastAsia="Times New Roman" w:cs="Times New Roman" w:ascii="Times New Roman" w:hAnsi="Times New Roman"/>
            <w:sz w:val="24"/>
            <w:szCs w:val="24"/>
          </w:rPr>
          <w:delText>-</w:delText>
        </w:r>
      </w:del>
      <w:r>
        <w:rPr>
          <w:rFonts w:eastAsia="Times New Roman" w:cs="Times New Roman" w:ascii="Times New Roman" w:hAnsi="Times New Roman"/>
          <w:sz w:val="24"/>
          <w:szCs w:val="24"/>
        </w:rPr>
        <w:t>match counting approach (</w:t>
      </w:r>
      <w:r>
        <w:rPr>
          <w:rFonts w:eastAsia="Times New Roman" w:cs="Times New Roman" w:ascii="Times New Roman" w:hAnsi="Times New Roman"/>
          <w:b/>
          <w:bCs/>
          <w:sz w:val="24"/>
          <w:szCs w:val="24"/>
          <w:rPrChange w:id="0" w:author="Grant Billings" w:date="2025-07-01T15:34:06Z"/>
        </w:rPr>
        <w:t>Dataset S2</w:t>
      </w:r>
      <w:r>
        <w:rPr>
          <w:rFonts w:eastAsia="Times New Roman" w:cs="Times New Roman" w:ascii="Times New Roman" w:hAnsi="Times New Roman"/>
          <w:sz w:val="24"/>
          <w:szCs w:val="24"/>
        </w:rPr>
        <w:t xml:space="preserve">). The `locate` subcommand in seqkit v2.9.0 was used to count the instances of exact matches to each of the fast-detection primer pairs in the </w:t>
      </w:r>
      <w:ins w:id="45" w:author="Grant Billings" w:date="2025-06-27T15:30:28Z">
        <w:r>
          <w:rPr>
            <w:rFonts w:eastAsia="Times New Roman" w:cs="Times New Roman" w:ascii="Times New Roman" w:hAnsi="Times New Roman"/>
            <w:sz w:val="24"/>
            <w:szCs w:val="24"/>
          </w:rPr>
          <w:t>quality-</w:t>
        </w:r>
      </w:ins>
      <w:r>
        <w:rPr>
          <w:rFonts w:eastAsia="Times New Roman" w:cs="Times New Roman" w:ascii="Times New Roman" w:hAnsi="Times New Roman"/>
          <w:sz w:val="24"/>
          <w:szCs w:val="24"/>
        </w:rPr>
        <w:t xml:space="preserve">trimmed fastq files.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was declared “present” if both primer sequences were observed at least five times in a library and absent otherwise.</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Changes in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were plotted using the R package `ggplot2` v3.5.2 (Wickham, 2016). Smooth predictions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by year, along with the standard errors for the point-in-time estimates, on the response (probability) scale were generated with a cubic spline using the `gam` and `predict.gam` functions in the R package mgcv v1.9-1 (Wood, 2011).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detections were grouped by year and treated as a binomial response in </w:t>
      </w:r>
      <w:del w:id="46" w:author="Grant Billings" w:date="2025-06-27T15:31:03Z">
        <w:r>
          <w:rPr>
            <w:rFonts w:eastAsia="Times New Roman" w:cs="Times New Roman" w:ascii="Times New Roman" w:hAnsi="Times New Roman"/>
            <w:sz w:val="24"/>
            <w:szCs w:val="24"/>
          </w:rPr>
          <w:delText>the</w:delText>
        </w:r>
      </w:del>
      <w:ins w:id="47" w:author="Grant Billings" w:date="2025-06-27T15:31:03Z">
        <w:r>
          <w:rPr>
            <w:rFonts w:eastAsia="Times New Roman" w:cs="Times New Roman" w:ascii="Times New Roman" w:hAnsi="Times New Roman"/>
            <w:sz w:val="24"/>
            <w:szCs w:val="24"/>
          </w:rPr>
          <w:t>a</w:t>
        </w:r>
      </w:ins>
      <w:r>
        <w:rPr>
          <w:rFonts w:eastAsia="Times New Roman" w:cs="Times New Roman" w:ascii="Times New Roman" w:hAnsi="Times New Roman"/>
          <w:sz w:val="24"/>
          <w:szCs w:val="24"/>
        </w:rPr>
        <w:t xml:space="preserve"> generalized linear model</w:t>
      </w:r>
      <w:ins w:id="48" w:author="Grant Billings" w:date="2025-06-27T15:31:04Z">
        <w:r>
          <w:rPr>
            <w:rFonts w:eastAsia="Times New Roman" w:cs="Times New Roman" w:ascii="Times New Roman" w:hAnsi="Times New Roman"/>
            <w:sz w:val="24"/>
            <w:szCs w:val="24"/>
          </w:rPr>
          <w:t xml:space="preserve"> (details follow)</w:t>
        </w:r>
      </w:ins>
      <w:r>
        <w:rPr>
          <w:rFonts w:eastAsia="Times New Roman" w:cs="Times New Roman" w:ascii="Times New Roman" w:hAnsi="Times New Roman"/>
          <w:sz w:val="24"/>
          <w:szCs w:val="24"/>
        </w:rPr>
        <w:t>.</w:t>
      </w:r>
    </w:p>
    <w:p>
      <w:pPr>
        <w:pStyle w:val="Normal"/>
        <w:spacing w:lineRule="auto" w:line="360" w:before="0" w:after="0"/>
        <w:jc w:val="both"/>
        <w:rPr>
          <w:rFonts w:ascii="Times New Roman" w:hAnsi="Times New Roman"/>
        </w:rPr>
      </w:pPr>
      <w:commentRangeStart w:id="1"/>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and </w:t>
      </w:r>
      <w:r>
        <w:rPr>
          <w:rFonts w:eastAsia="Times New Roman" w:cs="Times New Roman" w:ascii="Times New Roman" w:hAnsi="Times New Roman"/>
          <w:b/>
          <w:i/>
          <w:color w:val="000000"/>
          <w:sz w:val="24"/>
          <w:szCs w:val="24"/>
        </w:rPr>
        <w:t xml:space="preserve">R </w:t>
      </w:r>
      <w:r>
        <w:rPr>
          <w:rFonts w:eastAsia="Times New Roman" w:cs="Times New Roman" w:ascii="Times New Roman" w:hAnsi="Times New Roman"/>
          <w:b/>
          <w:color w:val="000000"/>
          <w:sz w:val="24"/>
          <w:szCs w:val="24"/>
        </w:rPr>
        <w:t xml:space="preserve">gene frequency </w:t>
      </w:r>
      <w:r>
        <w:rPr>
          <w:rFonts w:eastAsia="Times New Roman" w:cs="Times New Roman" w:ascii="Times New Roman" w:hAnsi="Times New Roman"/>
          <w:b/>
          <w:color w:val="000000"/>
          <w:sz w:val="24"/>
          <w:szCs w:val="24"/>
        </w:rPr>
      </w:r>
      <w:commentRangeEnd w:id="1"/>
      <w:r>
        <w:commentReference w:id="1"/>
      </w:r>
      <w:r>
        <w:rPr>
          <w:rFonts w:eastAsia="Times New Roman" w:cs="Times New Roman" w:ascii="Times New Roman" w:hAnsi="Times New Roman"/>
          <w:b/>
          <w:color w:val="000000"/>
          <w:sz w:val="24"/>
          <w:szCs w:val="24"/>
        </w:rPr>
        <w:t>analyses</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acreages of 160 rice varieties in four states (AR, TX, LA, and MS) along with their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were collected from available documentary sources (</w:t>
      </w:r>
      <w:r>
        <w:rPr>
          <w:rFonts w:eastAsia="Times New Roman" w:cs="Times New Roman" w:ascii="Times New Roman" w:hAnsi="Times New Roman"/>
          <w:b/>
          <w:bCs/>
          <w:sz w:val="24"/>
          <w:szCs w:val="24"/>
          <w:rPrChange w:id="0" w:author="Grant Billings" w:date="2025-07-01T15:36:39Z"/>
        </w:rPr>
        <w:t>Table</w:t>
      </w:r>
      <w:ins w:id="50" w:author="Grant Billings" w:date="2025-07-01T15:36:36Z">
        <w:r>
          <w:rPr>
            <w:rFonts w:eastAsia="Times New Roman" w:cs="Times New Roman" w:ascii="Times New Roman" w:hAnsi="Times New Roman"/>
            <w:b/>
            <w:bCs/>
            <w:sz w:val="24"/>
            <w:szCs w:val="24"/>
          </w:rPr>
          <w:t>s</w:t>
        </w:r>
      </w:ins>
      <w:r>
        <w:rPr>
          <w:rFonts w:eastAsia="Times New Roman" w:cs="Times New Roman" w:ascii="Times New Roman" w:hAnsi="Times New Roman"/>
          <w:b/>
          <w:bCs/>
          <w:sz w:val="24"/>
          <w:szCs w:val="24"/>
          <w:rPrChange w:id="0" w:author="Grant Billings" w:date="2025-07-01T15:36:39Z"/>
        </w:rPr>
        <w:t xml:space="preserve"> S3</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6:40Z"/>
        </w:rPr>
        <w:t>S4</w:t>
      </w:r>
      <w:r>
        <w:rPr>
          <w:rFonts w:eastAsia="Times New Roman" w:cs="Times New Roman" w:ascii="Times New Roman" w:hAnsi="Times New Roman"/>
          <w:color w:val="000000"/>
          <w:sz w:val="24"/>
          <w:szCs w:val="24"/>
        </w:rPr>
        <w:t>). Due to sparsity problems (no data for AR 1960-1963; AR, LA, MS, or TX for 1974; LA, MS, and TX for 1977-1989 and 2000; MS for 2014), values were interpolated before statistical modeling (</w:t>
      </w:r>
      <w:r>
        <w:rPr>
          <w:rFonts w:eastAsia="Times New Roman" w:cs="Times New Roman" w:ascii="Times New Roman" w:hAnsi="Times New Roman"/>
          <w:b/>
          <w:bCs/>
          <w:color w:val="000000"/>
          <w:sz w:val="24"/>
          <w:szCs w:val="24"/>
          <w:rPrChange w:id="0" w:author="Grant Billings" w:date="2025-07-01T15:34:12Z"/>
        </w:rPr>
        <w:t>Dat</w:t>
      </w:r>
      <w:r>
        <w:rPr>
          <w:rFonts w:eastAsia="Times New Roman" w:cs="Times New Roman" w:ascii="Times New Roman" w:hAnsi="Times New Roman"/>
          <w:b/>
          <w:bCs/>
          <w:sz w:val="24"/>
          <w:szCs w:val="24"/>
          <w:rPrChange w:id="0" w:author="Grant Billings" w:date="2025-07-01T15:34:12Z"/>
        </w:rPr>
        <w:t>aset S3</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Varieties not listed in a particular year for a state were set to zero</w:t>
      </w:r>
      <w:ins w:id="55" w:author="Grant Billings" w:date="2025-06-27T15:36:03Z">
        <w:r>
          <w:rPr>
            <w:rFonts w:eastAsia="Times New Roman" w:cs="Times New Roman" w:ascii="Times New Roman" w:hAnsi="Times New Roman"/>
            <w:color w:val="000000"/>
            <w:sz w:val="24"/>
            <w:szCs w:val="24"/>
          </w:rPr>
          <w:t xml:space="preserve"> acres</w:t>
        </w:r>
      </w:ins>
      <w:r>
        <w:rPr>
          <w:rFonts w:eastAsia="Times New Roman" w:cs="Times New Roman" w:ascii="Times New Roman" w:hAnsi="Times New Roman"/>
          <w:color w:val="000000"/>
          <w:sz w:val="24"/>
          <w:szCs w:val="24"/>
        </w:rPr>
        <w:t>. For LA, MS, and TX, acreages of each rice variety were copied forward from 1976 to 1977-1981 and copied backward from 1990 to 1985-1989. Then, the `approx` function</w:t>
      </w:r>
      <w:ins w:id="56" w:author="Grant Billings" w:date="2025-06-27T15:36:17Z">
        <w:r>
          <w:rPr>
            <w:rFonts w:eastAsia="Times New Roman" w:cs="Times New Roman" w:ascii="Times New Roman" w:hAnsi="Times New Roman"/>
            <w:color w:val="000000"/>
            <w:sz w:val="24"/>
            <w:szCs w:val="24"/>
          </w:rPr>
          <w:t xml:space="preserve">, which uses linear interpolation, </w:t>
        </w:r>
      </w:ins>
      <w:del w:id="57" w:author="Grant Billings" w:date="2025-06-27T15:36:17Z">
        <w:r>
          <w:rPr>
            <w:rFonts w:eastAsia="Times New Roman" w:cs="Times New Roman" w:ascii="Times New Roman" w:hAnsi="Times New Roman"/>
            <w:color w:val="000000"/>
            <w:sz w:val="24"/>
            <w:szCs w:val="24"/>
          </w:rPr>
          <w:delText xml:space="preserve"> </w:delText>
        </w:r>
      </w:del>
      <w:r>
        <w:rPr>
          <w:rFonts w:eastAsia="Times New Roman" w:cs="Times New Roman" w:ascii="Times New Roman" w:hAnsi="Times New Roman"/>
          <w:color w:val="000000"/>
          <w:sz w:val="24"/>
          <w:szCs w:val="24"/>
        </w:rPr>
        <w:t>in R v4.4.3 was used for linear interpolation for all years having missing acreage.</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frequency was </w:t>
      </w:r>
      <w:r>
        <w:rPr>
          <w:rFonts w:eastAsia="Times New Roman" w:cs="Times New Roman" w:ascii="Times New Roman" w:hAnsi="Times New Roman"/>
          <w:sz w:val="24"/>
          <w:szCs w:val="24"/>
        </w:rPr>
        <w:t>calculated</w:t>
      </w:r>
      <w:r>
        <w:rPr>
          <w:rFonts w:eastAsia="Times New Roman" w:cs="Times New Roman" w:ascii="Times New Roman" w:hAnsi="Times New Roman"/>
          <w:color w:val="000000"/>
          <w:sz w:val="24"/>
          <w:szCs w:val="24"/>
        </w:rPr>
        <w:t xml:space="preserve"> using the following formula:</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S</m:t>
                      </m:r>
                    </m:e>
                    <m:sub>
                      <m:r>
                        <w:rPr>
                          <w:rFonts w:ascii="Cambria Math" w:hAnsi="Cambria Math"/>
                        </w:rPr>
                        <m:t xml:space="preserve">j</m:t>
                      </m:r>
                    </m:sub>
                  </m:sSub>
                </m:sub>
              </m:sSub>
              <m:d>
                <m:dPr>
                  <m:begChr m:val="("/>
                  <m:endChr m:val=")"/>
                </m:dPr>
                <m:e>
                  <m:r>
                    <w:rPr>
                      <w:rFonts w:ascii="Cambria Math" w:hAnsi="Cambria Math"/>
                    </w:rPr>
                    <m:t xml:space="preserve">i</m:t>
                  </m:r>
                </m:e>
              </m:d>
            </m:den>
          </m:f>
        </m:oMath>
      </m:oMathPara>
    </w:p>
    <w:p>
      <w:pPr>
        <w:pStyle w:val="Normal"/>
        <w:spacing w:lineRule="auto" w:line="360"/>
        <w:rPr>
          <w:rFonts w:ascii="Times New Roman" w:hAnsi="Times New Roman"/>
        </w:rPr>
      </w:pPr>
      <w:r>
        <w:rPr>
          <w:rFonts w:eastAsia="Times New Roman" w:cs="Times New Roman" w:ascii="Times New Roman" w:hAnsi="Times New Roman"/>
          <w:color w:val="000000"/>
          <w:sz w:val="24"/>
          <w:szCs w:val="24"/>
        </w:rPr>
        <w:t xml:space="preserve">Where </w:t>
      </w:r>
      <w:r>
        <w:rPr>
          <w:rFonts w:eastAsia="Times New Roman" w:cs="Times New Roman" w:ascii="Times New Roman" w:hAnsi="Times New Roman"/>
          <w:i/>
          <w:color w:val="000000"/>
          <w:sz w:val="24"/>
          <w:szCs w:val="24"/>
        </w:rPr>
        <w:t>P(R</w:t>
      </w:r>
      <w:r>
        <w:rPr>
          <w:rFonts w:eastAsia="Times New Roman" w:cs="Times New Roman" w:ascii="Times New Roman" w:hAnsi="Times New Roman"/>
          <w:i/>
          <w:color w:val="000000"/>
          <w:sz w:val="24"/>
          <w:szCs w:val="24"/>
          <w:vertAlign w:val="subscript"/>
        </w:rPr>
        <w:t>j</w:t>
      </w:r>
      <w:r>
        <w:rPr>
          <w:rFonts w:eastAsia="Times New Roman" w:cs="Times New Roman" w:ascii="Times New Roman" w:hAnsi="Times New Roman"/>
          <w:i/>
          <w:color w:val="000000"/>
          <w:sz w:val="24"/>
          <w:szCs w:val="24"/>
        </w:rPr>
        <w:t xml:space="preserve">|State,Year) </w:t>
      </w:r>
      <w:r>
        <w:rPr>
          <w:rFonts w:eastAsia="Times New Roman" w:cs="Times New Roman" w:ascii="Times New Roman" w:hAnsi="Times New Roman"/>
          <w:color w:val="000000"/>
          <w:sz w:val="24"/>
          <w:szCs w:val="24"/>
        </w:rPr>
        <w:t xml:space="preserve">is the probability of a randomly sampled field or plot to contain a resistance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in a specific state and year.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 xml:space="preserve">Rj </w:t>
      </w:r>
      <w:r>
        <w:rPr>
          <w:rFonts w:eastAsia="Times New Roman" w:cs="Times New Roman" w:ascii="Times New Roman" w:hAnsi="Times New Roman"/>
          <w:color w:val="000000"/>
          <w:sz w:val="24"/>
          <w:szCs w:val="24"/>
        </w:rPr>
        <w:t xml:space="preserve">is an indicator variable that takes value 1 if the rice variety is known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 xml:space="preserve">j, </w:t>
      </w:r>
      <w:r>
        <w:rPr>
          <w:rFonts w:eastAsia="Times New Roman" w:cs="Times New Roman" w:ascii="Times New Roman" w:hAnsi="Times New Roman"/>
          <w:color w:val="000000"/>
          <w:sz w:val="24"/>
          <w:szCs w:val="24"/>
        </w:rPr>
        <w:t xml:space="preserve">and 0 otherwise.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Sj</w:t>
      </w:r>
      <w:r>
        <w:rPr>
          <w:rFonts w:eastAsia="Times New Roman" w:cs="Times New Roman" w:ascii="Times New Roman" w:hAnsi="Times New Roman"/>
          <w:i/>
          <w:color w:val="000000"/>
          <w:sz w:val="24"/>
          <w:szCs w:val="24"/>
        </w:rPr>
        <w:t xml:space="preserve"> </w:t>
      </w:r>
      <w:r>
        <w:rPr>
          <w:rFonts w:eastAsia="Times New Roman" w:cs="Times New Roman" w:ascii="Times New Roman" w:hAnsi="Times New Roman"/>
          <w:color w:val="000000"/>
          <w:sz w:val="24"/>
          <w:szCs w:val="24"/>
        </w:rPr>
        <w:t xml:space="preserve">is an indicator variable that takes value 1 if the rice variety is known </w:t>
      </w:r>
      <w:r>
        <w:rPr>
          <w:rFonts w:eastAsia="Times New Roman" w:cs="Times New Roman" w:ascii="Times New Roman" w:hAnsi="Times New Roman"/>
          <w:i/>
          <w:color w:val="000000"/>
          <w:sz w:val="24"/>
          <w:szCs w:val="24"/>
        </w:rPr>
        <w:t>not</w:t>
      </w:r>
      <w:r>
        <w:rPr>
          <w:rFonts w:eastAsia="Times New Roman" w:cs="Times New Roman" w:ascii="Times New Roman" w:hAnsi="Times New Roman"/>
          <w:color w:val="000000"/>
          <w:sz w:val="24"/>
          <w:szCs w:val="24"/>
        </w:rPr>
        <w:t xml:space="preserve">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and 0 otherwise. Rice varieties with unknown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status were entirely excluded</w:t>
      </w:r>
      <w:ins w:id="58" w:author="Grant Billings" w:date="2025-06-27T15:37:28Z">
        <w:r>
          <w:rPr>
            <w:rFonts w:eastAsia="Times New Roman" w:cs="Times New Roman" w:ascii="Times New Roman" w:hAnsi="Times New Roman"/>
            <w:color w:val="000000"/>
            <w:sz w:val="24"/>
            <w:szCs w:val="24"/>
          </w:rPr>
          <w:t xml:space="preserve"> (i</w:t>
        </w:r>
      </w:ins>
      <w:ins w:id="59" w:author="Grant Billings" w:date="2025-06-27T15:37:28Z">
        <w:r>
          <w:rPr>
            <w:rFonts w:eastAsia="Times New Roman" w:cs="Times New Roman" w:ascii="Times New Roman" w:hAnsi="Times New Roman"/>
            <w:color w:val="000000"/>
            <w:kern w:val="0"/>
            <w:sz w:val="24"/>
            <w:szCs w:val="24"/>
            <w:lang w:val="en-US" w:eastAsia="en-US" w:bidi="ar-SA"/>
          </w:rPr>
          <w:t xml:space="preserve">.e, did not contribute to the denominator) </w:t>
        </w:r>
      </w:ins>
      <w:del w:id="60" w:author="Grant Billings" w:date="2025-06-27T15:40:15Z">
        <w:r>
          <w:rPr>
            <w:rFonts w:eastAsia="Times New Roman" w:cs="Times New Roman" w:ascii="Times New Roman" w:hAnsi="Times New Roman"/>
            <w:color w:val="000000"/>
            <w:kern w:val="0"/>
            <w:sz w:val="24"/>
            <w:szCs w:val="24"/>
            <w:lang w:val="en-US" w:eastAsia="en-US" w:bidi="ar-SA"/>
          </w:rPr>
          <w:delText xml:space="preserve"> </w:delText>
        </w:r>
      </w:del>
      <w:r>
        <w:rPr>
          <w:rFonts w:eastAsia="Times New Roman" w:cs="Times New Roman" w:ascii="Times New Roman" w:hAnsi="Times New Roman"/>
          <w:color w:val="000000"/>
          <w:sz w:val="24"/>
          <w:szCs w:val="24"/>
        </w:rPr>
        <w:t>from this analysis.</w:t>
      </w:r>
    </w:p>
    <w:p>
      <w:pPr>
        <w:pStyle w:val="Normal"/>
        <w:spacing w:lineRule="auto" w:line="360"/>
        <w:rPr>
          <w:rFonts w:ascii="Times New Roman" w:hAnsi="Times New Roman"/>
        </w:rPr>
      </w:pPr>
      <w:ins w:id="61" w:author="Grant Billings" w:date="2025-06-27T15:40:24Z">
        <w:r>
          <w:rPr>
            <w:rFonts w:eastAsia="Times New Roman" w:cs="Times New Roman" w:ascii="Times New Roman" w:hAnsi="Times New Roman"/>
            <w:i w:val="false"/>
            <w:iCs w:val="false"/>
            <w:sz w:val="24"/>
            <w:szCs w:val="24"/>
          </w:rPr>
          <w:t xml:space="preserve">We hypothesized that </w:t>
        </w:r>
      </w:ins>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could impact the frequency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field in a lagged fashion. For this reason, we first did some model selection for each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and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determine </w:t>
      </w:r>
      <w:del w:id="62" w:author="Grant Billings" w:date="2025-06-27T15:40:43Z">
        <w:r>
          <w:rPr>
            <w:rFonts w:eastAsia="Times New Roman" w:cs="Times New Roman" w:ascii="Times New Roman" w:hAnsi="Times New Roman"/>
            <w:sz w:val="24"/>
            <w:szCs w:val="24"/>
          </w:rPr>
          <w:delText>what</w:delText>
        </w:r>
      </w:del>
      <w:ins w:id="63" w:author="Grant Billings" w:date="2025-06-27T15:40:43Z">
        <w:r>
          <w:rPr>
            <w:rFonts w:eastAsia="Times New Roman" w:cs="Times New Roman" w:ascii="Times New Roman" w:hAnsi="Times New Roman"/>
            <w:sz w:val="24"/>
            <w:szCs w:val="24"/>
          </w:rPr>
          <w:t>which</w:t>
        </w:r>
      </w:ins>
      <w:r>
        <w:rPr>
          <w:rFonts w:eastAsia="Times New Roman" w:cs="Times New Roman" w:ascii="Times New Roman" w:hAnsi="Times New Roman"/>
          <w:sz w:val="24"/>
          <w:szCs w:val="24"/>
        </w:rPr>
        <w:t xml:space="preserve"> </w:t>
      </w:r>
      <w:ins w:id="64" w:author="Grant Billings" w:date="2025-06-27T15:40:46Z">
        <w:r>
          <w:rPr>
            <w:rFonts w:eastAsia="Times New Roman" w:cs="Times New Roman" w:ascii="Times New Roman" w:hAnsi="Times New Roman"/>
            <w:sz w:val="24"/>
            <w:szCs w:val="24"/>
          </w:rPr>
          <w:t xml:space="preserve">continuous </w:t>
        </w:r>
      </w:ins>
      <w:r>
        <w:rPr>
          <w:rFonts w:eastAsia="Times New Roman" w:cs="Times New Roman" w:ascii="Times New Roman" w:hAnsi="Times New Roman"/>
          <w:sz w:val="24"/>
          <w:szCs w:val="24"/>
        </w:rPr>
        <w:t xml:space="preserve">time </w:t>
      </w:r>
      <w:ins w:id="65" w:author="Grant Billings" w:date="2025-06-27T15:40:51Z">
        <w:r>
          <w:rPr>
            <w:rFonts w:eastAsia="Times New Roman" w:cs="Times New Roman" w:ascii="Times New Roman" w:hAnsi="Times New Roman"/>
            <w:sz w:val="24"/>
            <w:szCs w:val="24"/>
          </w:rPr>
          <w:t xml:space="preserve">interval </w:t>
        </w:r>
      </w:ins>
      <w:del w:id="66" w:author="Grant Billings" w:date="2025-06-27T15:40:50Z">
        <w:r>
          <w:rPr>
            <w:rFonts w:eastAsia="Times New Roman" w:cs="Times New Roman" w:ascii="Times New Roman" w:hAnsi="Times New Roman"/>
            <w:sz w:val="24"/>
            <w:szCs w:val="24"/>
          </w:rPr>
          <w:delText xml:space="preserve">range </w:delText>
        </w:r>
      </w:del>
      <w:r>
        <w:rPr>
          <w:rFonts w:eastAsia="Times New Roman" w:cs="Times New Roman" w:ascii="Times New Roman" w:hAnsi="Times New Roman"/>
          <w:sz w:val="24"/>
          <w:szCs w:val="24"/>
        </w:rPr>
        <w:t xml:space="preserve">in prior years to use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A time series lag was constructed by averaging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in each state, starting from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years back and going up to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years before the current year. </w:t>
      </w:r>
      <w:ins w:id="67" w:author="Grant Billings" w:date="2025-06-27T15:41:12Z">
        <w:r>
          <w:rPr>
            <w:rFonts w:eastAsia="Times New Roman" w:cs="Times New Roman" w:ascii="Times New Roman" w:hAnsi="Times New Roman"/>
            <w:sz w:val="24"/>
            <w:szCs w:val="24"/>
          </w:rPr>
          <w:t xml:space="preserve">For instance, if N=5 and U=3 and the focal year was 2000, then the </w:t>
        </w:r>
      </w:ins>
      <w:ins w:id="68" w:author="Grant Billings" w:date="2025-06-27T15:41:12Z">
        <w:r>
          <w:rPr>
            <w:rFonts w:eastAsia="Times New Roman" w:cs="Times New Roman" w:ascii="Times New Roman" w:hAnsi="Times New Roman"/>
            <w:i/>
            <w:iCs/>
            <w:sz w:val="24"/>
            <w:szCs w:val="24"/>
          </w:rPr>
          <w:t xml:space="preserve">R </w:t>
        </w:r>
      </w:ins>
      <w:ins w:id="69" w:author="Grant Billings" w:date="2025-06-27T15:41:12Z">
        <w:r>
          <w:rPr>
            <w:rFonts w:eastAsia="Times New Roman" w:cs="Times New Roman" w:ascii="Times New Roman" w:hAnsi="Times New Roman"/>
            <w:i w:val="false"/>
            <w:iCs w:val="false"/>
            <w:sz w:val="24"/>
            <w:szCs w:val="24"/>
          </w:rPr>
          <w:t xml:space="preserve">gene frequencies for 1995, 1996, and 1997 were average for form the new predictor. </w:t>
        </w:r>
      </w:ins>
      <w:r>
        <w:rPr>
          <w:rFonts w:eastAsia="Times New Roman" w:cs="Times New Roman" w:ascii="Times New Roman" w:hAnsi="Times New Roman"/>
          <w:b w:val="false"/>
          <w:bCs w:val="false"/>
          <w:i w:val="false"/>
          <w:iCs w:val="false"/>
          <w:sz w:val="24"/>
          <w:szCs w:val="24"/>
          <w:rPrChange w:id="0" w:author="Grant Billings" w:date="2025-06-27T15:41:38Z"/>
        </w:rPr>
        <w:t>The</w:t>
      </w:r>
      <w:r>
        <w:rPr>
          <w:rFonts w:eastAsia="Times New Roman" w:cs="Times New Roman" w:ascii="Times New Roman" w:hAnsi="Times New Roman"/>
          <w:sz w:val="24"/>
          <w:szCs w:val="24"/>
        </w:rPr>
        <w:t xml:space="preserve"> lagged time series </w:t>
      </w:r>
      <w:del w:id="71" w:author="Grant Billings" w:date="2025-06-27T15:43:06Z">
        <w:r>
          <w:rPr>
            <w:rFonts w:eastAsia="Times New Roman" w:cs="Times New Roman" w:ascii="Times New Roman" w:hAnsi="Times New Roman"/>
            <w:sz w:val="24"/>
            <w:szCs w:val="24"/>
          </w:rPr>
          <w:delText>that term</w:delText>
        </w:r>
      </w:del>
      <w:r>
        <w:rPr>
          <w:rFonts w:eastAsia="Times New Roman" w:cs="Times New Roman" w:ascii="Times New Roman" w:hAnsi="Times New Roman"/>
          <w:sz w:val="24"/>
          <w:szCs w:val="24"/>
        </w:rPr>
        <w:t xml:space="preserve"> that had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for the linear term in the following generalized linear mixed model was </w:t>
      </w:r>
      <w:ins w:id="72" w:author="Grant Billings" w:date="2025-06-27T15:43:16Z">
        <w:r>
          <w:rPr>
            <w:rFonts w:eastAsia="Times New Roman" w:cs="Times New Roman" w:ascii="Times New Roman" w:hAnsi="Times New Roman"/>
            <w:sz w:val="24"/>
            <w:szCs w:val="24"/>
          </w:rPr>
          <w:t xml:space="preserve">selected for the next stage of modeling </w:t>
        </w:r>
      </w:ins>
      <w:del w:id="73" w:author="Grant Billings" w:date="2025-06-27T15:43:16Z">
        <w:r>
          <w:rPr>
            <w:rFonts w:eastAsia="Times New Roman" w:cs="Times New Roman" w:ascii="Times New Roman" w:hAnsi="Times New Roman"/>
            <w:sz w:val="24"/>
            <w:szCs w:val="24"/>
          </w:rPr>
          <w:delText>used</w:delText>
        </w:r>
      </w:del>
      <w:r>
        <w:rPr>
          <w:rFonts w:eastAsia="Times New Roman" w:cs="Times New Roman" w:ascii="Times New Roman" w:hAnsi="Times New Roman"/>
          <w:sz w:val="24"/>
          <w:szCs w:val="24"/>
        </w:rPr>
        <w:t>:</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i</m:t>
          </m:r>
          <m:r>
            <w:rPr>
              <w:rFonts w:ascii="Cambria Math" w:hAnsi="Cambria Math"/>
            </w:rPr>
            <m:t xml:space="preserve">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Normal"/>
        <w:spacing w:lineRule="auto" w:line="360" w:before="240" w:after="240"/>
        <w:rPr>
          <w:rFonts w:ascii="Times New Roman" w:hAnsi="Times New Roman"/>
          <w:ins w:id="76" w:author="Grant Billings" w:date="2025-06-27T15:43:59Z"/>
        </w:rPr>
      </w:pPr>
      <w:r>
        <w:rPr>
          <w:rFonts w:eastAsia="Times New Roman" w:cs="Times New Roman" w:ascii="Times New Roman" w:hAnsi="Times New Roman"/>
          <w:sz w:val="24"/>
          <w:szCs w:val="24"/>
        </w:rPr>
        <w:t>Where the response is the log</w:t>
      </w:r>
      <w:ins w:id="74" w:author="Grant Billings" w:date="2025-06-27T15:43:29Z">
        <w:r>
          <w:rPr>
            <w:rFonts w:eastAsia="Times New Roman" w:cs="Times New Roman" w:ascii="Times New Roman" w:hAnsi="Times New Roman"/>
            <w:sz w:val="24"/>
            <w:szCs w:val="24"/>
          </w:rPr>
          <w:t>-</w:t>
        </w:r>
      </w:ins>
      <w:del w:id="75" w:author="Grant Billings" w:date="2025-06-27T15:43:28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odds of the proportion of samples containing a given AVR gene </w:t>
      </w:r>
      <w:r>
        <w:rPr>
          <w:rFonts w:eastAsia="Times New Roman" w:cs="Times New Roman" w:ascii="Times New Roman" w:hAnsi="Times New Roman"/>
          <w:i/>
          <w:sz w:val="24"/>
          <w:szCs w:val="24"/>
        </w:rPr>
        <w:t>j</w:t>
      </w:r>
      <w:r>
        <w:rPr>
          <w:rFonts w:eastAsia="Times New Roman" w:cs="Times New Roman" w:ascii="Times New Roman" w:hAnsi="Times New Roman"/>
          <w:sz w:val="24"/>
          <w:szCs w:val="24"/>
        </w:rPr>
        <w:t xml:space="preserve"> in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with lagged </w:t>
      </w:r>
      <w:r>
        <w:rPr>
          <w:rFonts w:eastAsia="Times New Roman" w:cs="Times New Roman" w:ascii="Times New Roman" w:hAnsi="Times New Roman"/>
          <w:i/>
          <w:sz w:val="24"/>
          <w:szCs w:val="24"/>
        </w:rPr>
        <w:t>l</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proportion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in that same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The state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was treated as a random effect because we want to generalize about what could happen in new localities if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were manipulated there as well. A single slope </w:t>
      </w:r>
      <w:r>
        <w:rPr>
          <w:rFonts w:eastAsia="Times New Roman" w:cs="Times New Roman" w:ascii="Times New Roman" w:hAnsi="Times New Roman"/>
          <w:i/>
          <w:sz w:val="24"/>
          <w:szCs w:val="24"/>
        </w:rPr>
        <w:t>β</w:t>
      </w:r>
      <w:r>
        <w:rPr>
          <w:rFonts w:eastAsia="Times New Roman" w:cs="Times New Roman" w:ascii="Times New Roman" w:hAnsi="Times New Roman"/>
          <w:sz w:val="24"/>
          <w:szCs w:val="24"/>
        </w:rPr>
        <w:t xml:space="preserve"> was modeled because we expect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to respond the same way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an average state with no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present.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model was fit using the R package glmmTMB v1.1.11.9000 (Brooks et al, 2017). Model predictions for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response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were made using the `predict` function, and visualized on the response</w:t>
      </w:r>
      <w:ins w:id="77" w:author="Grant Billings" w:date="2025-06-27T15:44:24Z">
        <w:r>
          <w:rPr>
            <w:rFonts w:eastAsia="Times New Roman" w:cs="Times New Roman" w:ascii="Times New Roman" w:hAnsi="Times New Roman"/>
            <w:sz w:val="24"/>
            <w:szCs w:val="24"/>
          </w:rPr>
          <w:t xml:space="preserve"> (proportion, not log-odds)</w:t>
        </w:r>
      </w:ins>
      <w:r>
        <w:rPr>
          <w:rFonts w:eastAsia="Times New Roman" w:cs="Times New Roman" w:ascii="Times New Roman" w:hAnsi="Times New Roman"/>
          <w:sz w:val="24"/>
          <w:szCs w:val="24"/>
        </w:rPr>
        <w:t xml:space="preserve"> scale.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which has two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-genes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were used as predictors, and the results were visualized as a slice over different frequencies of </w:t>
      </w:r>
      <w:r>
        <w:rPr>
          <w:rFonts w:eastAsia="Times New Roman" w:cs="Times New Roman" w:ascii="Times New Roman" w:hAnsi="Times New Roman"/>
          <w:i/>
          <w:sz w:val="24"/>
          <w:szCs w:val="24"/>
        </w:rPr>
        <w:t>Pi-km.</w:t>
      </w:r>
    </w:p>
    <w:p>
      <w:pPr>
        <w:pStyle w:val="Normal"/>
        <w:spacing w:lineRule="auto" w:line="360"/>
        <w:rPr>
          <w:rFonts w:ascii="Times New Roman" w:hAnsi="Times New Roman"/>
        </w:rPr>
      </w:pPr>
      <w:r>
        <w:rPr>
          <w:rFonts w:eastAsia="Times New Roman" w:cs="Times New Roman" w:ascii="Times New Roman" w:hAnsi="Times New Roman"/>
          <w:b/>
          <w:sz w:val="24"/>
          <w:szCs w:val="24"/>
        </w:rPr>
        <w:t xml:space="preserve">DNA sequence analysis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Pyricularia oryzae</w:t>
      </w:r>
      <w:r>
        <w:rPr>
          <w:rFonts w:eastAsia="Times New Roman" w:cs="Times New Roman" w:ascii="Times New Roman" w:hAnsi="Times New Roman"/>
          <w:sz w:val="24"/>
          <w:szCs w:val="24"/>
        </w:rPr>
        <w:t xml:space="preserve"> ‘70-15’ v3.0 (Dean et al, 2005) genome assembly and annotation files were downloaded from MycoCosm (Grigoriev et al, 2014). All the pathogen (</w:t>
      </w:r>
      <w:r>
        <w:rPr>
          <w:rFonts w:eastAsia="Times New Roman" w:cs="Times New Roman" w:ascii="Times New Roman" w:hAnsi="Times New Roman"/>
          <w:i/>
          <w:sz w:val="24"/>
          <w:szCs w:val="24"/>
        </w:rPr>
        <w:t>P. oryzae</w:t>
      </w:r>
      <w:r>
        <w:rPr>
          <w:rFonts w:eastAsia="Times New Roman" w:cs="Times New Roman" w:ascii="Times New Roman" w:hAnsi="Times New Roman"/>
          <w:sz w:val="24"/>
          <w:szCs w:val="24"/>
        </w:rPr>
        <w:t xml:space="preserve">) shotgun sequencing samples with collection dates, locations, and with “rice” listed as host were downloaded from the NCBI Sequence Read Archive (329 samples). Reads were trimmed using fastp v0.23.4 (Chen, 2023) and then aligned to the reference genome sequence using bwa-mem2 v2.2.1 (Vasimuddin et al, 2019). Alignments were sorted using samtools v1.20 and then fed through the bcftools v1.21-106-g2d84e07e mpileup-call pipeline (Danecek et al, 2021) </w:t>
      </w:r>
      <w:del w:id="78" w:author="Grant Billings" w:date="2025-06-27T15:44:44Z">
        <w:r>
          <w:rPr>
            <w:rFonts w:eastAsia="Times New Roman" w:cs="Times New Roman" w:ascii="Times New Roman" w:hAnsi="Times New Roman"/>
            <w:sz w:val="24"/>
            <w:szCs w:val="24"/>
          </w:rPr>
          <w:delText xml:space="preserve">to </w:delText>
        </w:r>
      </w:del>
      <w:r>
        <w:rPr>
          <w:rFonts w:eastAsia="Times New Roman" w:cs="Times New Roman" w:ascii="Times New Roman" w:hAnsi="Times New Roman"/>
          <w:sz w:val="24"/>
          <w:szCs w:val="24"/>
        </w:rPr>
        <w:t>to generate joint reference and variant calls at every reference genome position</w:t>
      </w:r>
      <w:ins w:id="79" w:author="Grant Billings" w:date="2025-06-27T15:44:48Z">
        <w:r>
          <w:rPr>
            <w:rFonts w:eastAsia="Times New Roman" w:cs="Times New Roman" w:ascii="Times New Roman" w:hAnsi="Times New Roman"/>
            <w:sz w:val="24"/>
            <w:szCs w:val="24"/>
          </w:rPr>
          <w:t xml:space="preserve"> for all resequencing libraries</w:t>
        </w:r>
      </w:ins>
      <w:r>
        <w:rPr>
          <w:rFonts w:eastAsia="Times New Roman" w:cs="Times New Roman" w:ascii="Times New Roman" w:hAnsi="Times New Roman"/>
          <w:sz w:val="24"/>
          <w:szCs w:val="24"/>
        </w:rPr>
        <w:t>.</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“all-sites” bcf file was used to estimate the population genetics quantities nucleotide diversity (</w:t>
      </w:r>
      <w:r>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sz w:val="24"/>
          <w:szCs w:val="24"/>
        </w:rPr>
        <w:t>) and Tajima’s D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using a small R package written for this project (genomicpp – available in</w:t>
      </w:r>
      <w:ins w:id="80" w:author="Grant Billings" w:date="2025-06-27T15:45:00Z">
        <w:r>
          <w:rPr>
            <w:rFonts w:eastAsia="Times New Roman" w:cs="Times New Roman" w:ascii="Times New Roman" w:hAnsi="Times New Roman"/>
            <w:sz w:val="24"/>
            <w:szCs w:val="24"/>
          </w:rPr>
          <w:t xml:space="preserve"> the</w:t>
        </w:r>
      </w:ins>
      <w:r>
        <w:rPr>
          <w:rFonts w:eastAsia="Times New Roman" w:cs="Times New Roman" w:ascii="Times New Roman" w:hAnsi="Times New Roman"/>
          <w:sz w:val="24"/>
          <w:szCs w:val="24"/>
        </w:rPr>
        <w:t xml:space="preserve"> project GitHub) that could handle multiallelic sites. It uses the methods presented in the pixy publication (Korunes and Samuk, 2021)</w:t>
      </w:r>
      <w:del w:id="81" w:author="Grant Billings" w:date="2025-06-27T15:45:06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The statistics were estimated using data across all places and collection periods in exon, intron, and intergenic (likely neutral) segments of the genome. These data were used to generate an empirical null distribution on the distribution of these two statistics.</w:t>
      </w:r>
      <w:ins w:id="82" w:author="Grant Billings" w:date="2025-06-27T15:45:21Z">
        <w:r>
          <w:rPr>
            <w:rFonts w:eastAsia="Times New Roman" w:cs="Times New Roman" w:ascii="Times New Roman" w:hAnsi="Times New Roman"/>
            <w:sz w:val="24"/>
            <w:szCs w:val="24"/>
          </w:rPr>
          <w:t xml:space="preserve"> We then used the same methods to estimate nucleotide diversity and Tajima</w:t>
        </w:r>
      </w:ins>
      <w:ins w:id="83" w:author="Grant Billings" w:date="2025-06-27T15:45:21Z">
        <w:r>
          <w:rPr>
            <w:rFonts w:eastAsia="Times New Roman" w:cs="Times New Roman" w:ascii="Times New Roman" w:hAnsi="Times New Roman"/>
            <w:color w:val="auto"/>
            <w:kern w:val="0"/>
            <w:sz w:val="24"/>
            <w:szCs w:val="24"/>
            <w:lang w:val="en-US" w:eastAsia="en-US" w:bidi="ar-SA"/>
          </w:rPr>
          <w:t xml:space="preserve">’s </w:t>
        </w:r>
      </w:ins>
      <w:ins w:id="84" w:author="Grant Billings" w:date="2025-06-27T15:45:21Z">
        <w:r>
          <w:rPr>
            <w:rFonts w:eastAsia="Times New Roman" w:cs="Times New Roman" w:ascii="Times New Roman" w:hAnsi="Times New Roman"/>
            <w:i/>
            <w:iCs/>
            <w:color w:val="auto"/>
            <w:kern w:val="0"/>
            <w:sz w:val="24"/>
            <w:szCs w:val="24"/>
            <w:lang w:val="en-US" w:eastAsia="en-US" w:bidi="ar-SA"/>
          </w:rPr>
          <w:t>D</w:t>
        </w:r>
      </w:ins>
      <w:ins w:id="85" w:author="Grant Billings" w:date="2025-06-27T15:45:21Z">
        <w:r>
          <w:rPr>
            <w:rFonts w:eastAsia="Times New Roman" w:cs="Times New Roman" w:ascii="Times New Roman" w:hAnsi="Times New Roman"/>
            <w:i w:val="false"/>
            <w:iCs w:val="false"/>
            <w:color w:val="auto"/>
            <w:kern w:val="0"/>
            <w:sz w:val="24"/>
            <w:szCs w:val="24"/>
            <w:lang w:val="en-US" w:eastAsia="en-US" w:bidi="ar-SA"/>
          </w:rPr>
          <w:t xml:space="preserve"> for </w:t>
        </w:r>
      </w:ins>
      <w:ins w:id="86" w:author="Grant Billings" w:date="2025-06-27T15:45:21Z">
        <w:r>
          <w:rPr>
            <w:rFonts w:eastAsia="Times New Roman" w:cs="Times New Roman" w:ascii="Times New Roman" w:hAnsi="Times New Roman"/>
            <w:i/>
            <w:iCs/>
            <w:color w:val="auto"/>
            <w:kern w:val="0"/>
            <w:sz w:val="24"/>
            <w:szCs w:val="24"/>
            <w:lang w:val="en-US" w:eastAsia="en-US" w:bidi="ar-SA"/>
          </w:rPr>
          <w:t>AVR-Pita1</w:t>
        </w:r>
      </w:ins>
      <w:ins w:id="87" w:author="Grant Billings" w:date="2025-06-27T15:45:21Z">
        <w:r>
          <w:rPr>
            <w:rFonts w:eastAsia="Times New Roman" w:cs="Times New Roman" w:ascii="Times New Roman" w:hAnsi="Times New Roman"/>
            <w:i w:val="false"/>
            <w:iCs w:val="false"/>
            <w:color w:val="auto"/>
            <w:kern w:val="0"/>
            <w:sz w:val="24"/>
            <w:szCs w:val="24"/>
            <w:lang w:val="en-US" w:eastAsia="en-US" w:bidi="ar-SA"/>
          </w:rPr>
          <w:t xml:space="preserve"> and </w:t>
        </w:r>
      </w:ins>
      <w:ins w:id="88" w:author="Grant Billings" w:date="2025-06-27T15:45:21Z">
        <w:r>
          <w:rPr>
            <w:rFonts w:eastAsia="Times New Roman" w:cs="Times New Roman" w:ascii="Times New Roman" w:hAnsi="Times New Roman"/>
            <w:i/>
            <w:iCs/>
            <w:color w:val="auto"/>
            <w:kern w:val="0"/>
            <w:sz w:val="24"/>
            <w:szCs w:val="24"/>
            <w:lang w:val="en-US" w:eastAsia="en-US" w:bidi="ar-SA"/>
          </w:rPr>
          <w:t>AV</w:t>
        </w:r>
      </w:ins>
      <w:ins w:id="89" w:author="Grant Billings" w:date="2025-06-27T15:46:00Z">
        <w:r>
          <w:rPr>
            <w:rFonts w:eastAsia="Times New Roman" w:cs="Times New Roman" w:ascii="Times New Roman" w:hAnsi="Times New Roman"/>
            <w:i/>
            <w:iCs/>
            <w:color w:val="auto"/>
            <w:kern w:val="0"/>
            <w:sz w:val="24"/>
            <w:szCs w:val="24"/>
            <w:lang w:val="en-US" w:eastAsia="en-US" w:bidi="ar-SA"/>
          </w:rPr>
          <w:t>R-Pik</w:t>
        </w:r>
      </w:ins>
      <w:ins w:id="90" w:author="Grant Billings" w:date="2025-06-27T15:46:00Z">
        <w:r>
          <w:rPr>
            <w:rFonts w:eastAsia="Times New Roman" w:cs="Times New Roman" w:ascii="Times New Roman" w:hAnsi="Times New Roman"/>
            <w:i w:val="false"/>
            <w:iCs w:val="false"/>
            <w:color w:val="auto"/>
            <w:kern w:val="0"/>
            <w:sz w:val="24"/>
            <w:szCs w:val="24"/>
            <w:lang w:val="en-US" w:eastAsia="en-US" w:bidi="ar-SA"/>
          </w:rPr>
          <w:t xml:space="preserve"> for which we had Sanger-sequenced alleles available and applied the empirical null distribution from the Global population to estimate the statistical significance of these values.</w:t>
        </w:r>
      </w:ins>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read alignment</w:t>
      </w:r>
      <w:del w:id="91" w:author="Grant Billings" w:date="2025-06-27T15:47:05Z">
        <w:r>
          <w:rPr>
            <w:rFonts w:eastAsia="Times New Roman" w:cs="Times New Roman" w:ascii="Times New Roman" w:hAnsi="Times New Roman"/>
            <w:sz w:val="24"/>
            <w:szCs w:val="24"/>
          </w:rPr>
          <w:delText xml:space="preserve"> </w:delText>
        </w:r>
      </w:del>
      <w:ins w:id="92" w:author="Grant Billings" w:date="2025-06-27T15:47:05Z">
        <w:r>
          <w:rPr>
            <w:rFonts w:eastAsia="Times New Roman" w:cs="Times New Roman" w:ascii="Times New Roman" w:hAnsi="Times New Roman"/>
            <w:sz w:val="24"/>
            <w:szCs w:val="24"/>
          </w:rPr>
          <w:t xml:space="preserve"> (binary alignment map; BAM) </w:t>
        </w:r>
      </w:ins>
      <w:r>
        <w:rPr>
          <w:rFonts w:eastAsia="Times New Roman" w:cs="Times New Roman" w:ascii="Times New Roman" w:hAnsi="Times New Roman"/>
          <w:sz w:val="24"/>
          <w:szCs w:val="24"/>
        </w:rPr>
        <w:t xml:space="preserve">files were re-used for separate variant calling only in the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AVR-Pik</w:t>
      </w:r>
      <w:del w:id="93" w:author="Grant Billings" w:date="2025-06-27T15:47:15Z">
        <w:r>
          <w:rPr>
            <w:rFonts w:eastAsia="Times New Roman" w:cs="Times New Roman" w:ascii="Times New Roman" w:hAnsi="Times New Roman"/>
            <w:i/>
            <w:sz w:val="24"/>
            <w:szCs w:val="24"/>
          </w:rPr>
          <w:delText>s</w:delText>
        </w:r>
      </w:del>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 </w:t>
      </w:r>
      <w:del w:id="94" w:author="Grant Billings" w:date="2025-06-27T15:47:19Z">
        <w:r>
          <w:rPr>
            <w:rFonts w:eastAsia="Times New Roman" w:cs="Times New Roman" w:ascii="Times New Roman" w:hAnsi="Times New Roman"/>
            <w:sz w:val="24"/>
            <w:szCs w:val="24"/>
          </w:rPr>
          <w:delText>sequences</w:delText>
        </w:r>
      </w:del>
      <w:ins w:id="95" w:author="Grant Billings" w:date="2025-06-27T15:47:19Z">
        <w:r>
          <w:rPr>
            <w:rFonts w:eastAsia="Times New Roman" w:cs="Times New Roman" w:ascii="Times New Roman" w:hAnsi="Times New Roman"/>
            <w:sz w:val="24"/>
            <w:szCs w:val="24"/>
          </w:rPr>
          <w:t>regions</w:t>
        </w:r>
      </w:ins>
      <w:r>
        <w:rPr>
          <w:rFonts w:eastAsia="Times New Roman" w:cs="Times New Roman" w:ascii="Times New Roman" w:hAnsi="Times New Roman"/>
          <w:sz w:val="24"/>
          <w:szCs w:val="24"/>
        </w:rPr>
        <w:t xml:space="preserve">. GATK v4.6.1.0 (McKenna et al, 2010)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w:t>
      </w:r>
      <w:ins w:id="96" w:author="Grant Billings" w:date="2025-06-27T15:47:44Z">
        <w:r>
          <w:rPr>
            <w:rFonts w:eastAsia="Times New Roman" w:cs="Times New Roman" w:ascii="Times New Roman" w:hAnsi="Times New Roman"/>
            <w:sz w:val="24"/>
            <w:szCs w:val="24"/>
          </w:rPr>
          <w:t xml:space="preserve">described </w:t>
        </w:r>
      </w:ins>
      <w:r>
        <w:rPr>
          <w:rFonts w:eastAsia="Times New Roman" w:cs="Times New Roman" w:ascii="Times New Roman" w:hAnsi="Times New Roman"/>
          <w:sz w:val="24"/>
          <w:szCs w:val="24"/>
        </w:rPr>
        <w:t>below.</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draft DNA sequence data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Clustal Omega (Sievers et al, 2011). PCR products of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were determined to be identical to published sequences. The ORFs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isolates consisting of 132 and 151 samples, respectively, were analyzed along with 109 published ORF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11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GenBank resulting in 241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168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sequences, respectively. Together with the sequences derived from aligned of short reads to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reference genome assembly,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had 343 global and 125 U.S. sequences, and </w:t>
      </w:r>
      <w:r>
        <w:rPr>
          <w:rFonts w:eastAsia="Times New Roman" w:cs="Times New Roman" w:ascii="Times New Roman" w:hAnsi="Times New Roman"/>
          <w:i/>
          <w:sz w:val="24"/>
          <w:szCs w:val="24"/>
        </w:rPr>
        <w:t>AVR-Pik</w:t>
      </w:r>
      <w:del w:id="97" w:author="Grant Billings" w:date="2025-06-27T15:48:31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had 289 global and 151 U.S. sequences (</w:t>
      </w:r>
      <w:r>
        <w:rPr>
          <w:rFonts w:eastAsia="Times New Roman" w:cs="Times New Roman" w:ascii="Times New Roman" w:hAnsi="Times New Roman"/>
          <w:b/>
          <w:bCs/>
          <w:sz w:val="24"/>
          <w:szCs w:val="24"/>
          <w:rPrChange w:id="0" w:author="Grant Billings" w:date="2025-07-01T15:34:16Z"/>
        </w:rPr>
        <w:t xml:space="preserve">Datasets S4 </w:t>
      </w:r>
      <w:r>
        <w:rPr>
          <w:rFonts w:eastAsia="Times New Roman" w:cs="Times New Roman" w:ascii="Times New Roman" w:hAnsi="Times New Roman"/>
          <w:sz w:val="24"/>
          <w:szCs w:val="24"/>
        </w:rPr>
        <w:t xml:space="preserve">and </w:t>
      </w:r>
      <w:r>
        <w:rPr>
          <w:rFonts w:eastAsia="Times New Roman" w:cs="Times New Roman" w:ascii="Times New Roman" w:hAnsi="Times New Roman"/>
          <w:b/>
          <w:bCs/>
          <w:sz w:val="24"/>
          <w:szCs w:val="24"/>
          <w:rPrChange w:id="0" w:author="Grant Billings" w:date="2025-07-01T15:34:18Z"/>
        </w:rPr>
        <w:t>S5</w:t>
      </w:r>
      <w:r>
        <w:rPr>
          <w:rFonts w:eastAsia="Times New Roman" w:cs="Times New Roman" w:ascii="Times New Roman" w:hAnsi="Times New Roman"/>
          <w:sz w:val="24"/>
          <w:szCs w:val="24"/>
        </w:rPr>
        <w:t xml:space="preserve">).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Multiple sequence alignments for the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del w:id="100" w:author="Grant Billings" w:date="2025-06-27T15:48:29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CDS and peptide sequences were generated using ClustalW2 v2.1 (Larkin et al, 2007). Phylogenetic trees for the peptide sequences were created using PhyML-mpi v3.3.20241207 (Guindon et al, 2010). Although included in the analysis, alleles containing early stop codons (i.e., having truncated peptide sequences) were excluded from phylogenetic trees. Trees were plotted using R packages `ape` v5.8-1 (Paradis and Schliep, 2019).</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Population structure was inferred for the pathogen SSR data with the `find.clusters` and `dapc` functions in the R package adegenet v2.1.11 (Jombart, 2008; Jombart and Ahmed, 2011). The membership probabilities were plotted against the presence/absence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using a modified version of the code from the R package `ggcompoplot` (Zamvar et al, 2015).</w:t>
      </w:r>
    </w:p>
    <w:p>
      <w:pPr>
        <w:pStyle w:val="Normal"/>
        <w:spacing w:lineRule="auto" w:line="360" w:before="240" w:after="240"/>
        <w:rPr>
          <w:rFonts w:ascii="Times New Roman" w:hAnsi="Times New Roman"/>
        </w:rPr>
      </w:pPr>
      <w:ins w:id="101" w:author="Grant Billings" w:date="2025-06-27T15:49:05Z">
        <w:r>
          <w:rPr>
            <w:rFonts w:eastAsia="Times New Roman" w:cs="Times New Roman" w:ascii="Times New Roman" w:hAnsi="Times New Roman"/>
            <w:sz w:val="24"/>
            <w:szCs w:val="24"/>
          </w:rPr>
          <w:t xml:space="preserve">To further integrate the U.S. collection here with publicly available resequencing libraries, </w:t>
        </w:r>
      </w:ins>
      <w:del w:id="102" w:author="Grant Billings" w:date="2025-06-27T15:49:28Z">
        <w:r>
          <w:rPr>
            <w:rFonts w:eastAsia="Times New Roman" w:cs="Times New Roman" w:ascii="Times New Roman" w:hAnsi="Times New Roman"/>
            <w:sz w:val="24"/>
            <w:szCs w:val="24"/>
          </w:rPr>
          <w:delText>W</w:delText>
        </w:r>
      </w:del>
      <w:ins w:id="103" w:author="Grant Billings" w:date="2025-06-27T15:49:29Z">
        <w:r>
          <w:rPr>
            <w:rFonts w:eastAsia="Times New Roman" w:cs="Times New Roman" w:ascii="Times New Roman" w:hAnsi="Times New Roman"/>
            <w:sz w:val="24"/>
            <w:szCs w:val="24"/>
          </w:rPr>
          <w:t>w</w:t>
        </w:r>
      </w:ins>
      <w:r>
        <w:rPr>
          <w:rFonts w:eastAsia="Times New Roman" w:cs="Times New Roman" w:ascii="Times New Roman" w:hAnsi="Times New Roman"/>
          <w:sz w:val="24"/>
          <w:szCs w:val="24"/>
        </w:rPr>
        <w:t xml:space="preserve">e attempted to call SSR genotypes using the same approach as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del w:id="104" w:author="Grant Billings" w:date="2025-06-27T15:49:34Z">
        <w:r>
          <w:rPr>
            <w:rFonts w:eastAsia="Times New Roman" w:cs="Times New Roman" w:ascii="Times New Roman" w:hAnsi="Times New Roman"/>
            <w:sz w:val="24"/>
            <w:szCs w:val="24"/>
          </w:rPr>
          <w:delText xml:space="preserve"> in the public SRA data,</w:delText>
        </w:r>
      </w:del>
      <w:ins w:id="105" w:author="Grant Billings" w:date="2025-06-27T15:49:35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w:t>
      </w:r>
      <w:del w:id="106" w:author="Grant Billings" w:date="2025-06-27T15:49:37Z">
        <w:r>
          <w:rPr>
            <w:rFonts w:eastAsia="Times New Roman" w:cs="Times New Roman" w:ascii="Times New Roman" w:hAnsi="Times New Roman"/>
            <w:sz w:val="24"/>
            <w:szCs w:val="24"/>
          </w:rPr>
          <w:delText>but</w:delText>
        </w:r>
      </w:del>
      <w:ins w:id="107" w:author="Grant Billings" w:date="2025-06-27T15:49:37Z">
        <w:r>
          <w:rPr>
            <w:rFonts w:eastAsia="Times New Roman" w:cs="Times New Roman" w:ascii="Times New Roman" w:hAnsi="Times New Roman"/>
            <w:sz w:val="24"/>
            <w:szCs w:val="24"/>
          </w:rPr>
          <w:t>However,</w:t>
        </w:r>
      </w:ins>
      <w:r>
        <w:rPr>
          <w:rFonts w:eastAsia="Times New Roman" w:cs="Times New Roman" w:ascii="Times New Roman" w:hAnsi="Times New Roman"/>
          <w:sz w:val="24"/>
          <w:szCs w:val="24"/>
        </w:rPr>
        <w:t xml:space="preserve"> we were unable to align the SSR band lengths to those acquired in this study. The results are still included for completeness in the supplement but they will not be discussed</w:t>
      </w:r>
      <w:ins w:id="108" w:author="Grant Billings" w:date="2025-06-27T15:49:51Z">
        <w:r>
          <w:rPr>
            <w:rFonts w:eastAsia="Times New Roman" w:cs="Times New Roman" w:ascii="Times New Roman" w:hAnsi="Times New Roman"/>
            <w:sz w:val="24"/>
            <w:szCs w:val="24"/>
          </w:rPr>
          <w:t xml:space="preserve"> due to the di</w:t>
        </w:r>
      </w:ins>
      <w:ins w:id="109" w:author="Grant Billings" w:date="2025-06-27T15:50:00Z">
        <w:r>
          <w:rPr>
            <w:rFonts w:eastAsia="Times New Roman" w:cs="Times New Roman" w:ascii="Times New Roman" w:hAnsi="Times New Roman"/>
            <w:sz w:val="24"/>
            <w:szCs w:val="24"/>
          </w:rPr>
          <w:t>fficulty in interpreting the results</w:t>
        </w:r>
      </w:ins>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4:23Z"/>
        </w:rPr>
        <w:t>Dataset S7</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Results</w:t>
      </w:r>
    </w:p>
    <w:p>
      <w:pPr>
        <w:pStyle w:val="Normal"/>
        <w:spacing w:lineRule="auto" w:line="360"/>
        <w:jc w:val="both"/>
        <w:rPr>
          <w:rFonts w:ascii="Times New Roman" w:hAnsi="Times New Roman"/>
        </w:rPr>
      </w:pP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in the U.S. and Global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 over six decades, and population structure of the U.S. population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first investigated the presence or absence (P/A) of eight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collected over six decades using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gene-specific primers (</w:t>
      </w:r>
      <w:r>
        <w:rPr>
          <w:rFonts w:eastAsia="Times New Roman" w:cs="Times New Roman" w:ascii="Times New Roman" w:hAnsi="Times New Roman"/>
          <w:b/>
          <w:bCs/>
          <w:sz w:val="24"/>
          <w:szCs w:val="24"/>
          <w:rPrChange w:id="0" w:author="Grant Billings" w:date="2025-07-01T15:36:45Z"/>
        </w:rPr>
        <w:t>Table</w:t>
      </w:r>
      <w:ins w:id="112" w:author="Grant Billings" w:date="2025-07-01T15:36:44Z">
        <w:r>
          <w:rPr>
            <w:rFonts w:eastAsia="Times New Roman" w:cs="Times New Roman" w:ascii="Times New Roman" w:hAnsi="Times New Roman"/>
            <w:b/>
            <w:bCs/>
            <w:sz w:val="24"/>
            <w:szCs w:val="24"/>
          </w:rPr>
          <w:t>s</w:t>
        </w:r>
      </w:ins>
      <w:r>
        <w:rPr>
          <w:rFonts w:eastAsia="Times New Roman" w:cs="Times New Roman" w:ascii="Times New Roman" w:hAnsi="Times New Roman"/>
          <w:b/>
          <w:bCs/>
          <w:sz w:val="24"/>
          <w:szCs w:val="24"/>
          <w:rPrChange w:id="0" w:author="Grant Billings" w:date="2025-07-01T15:36:45Z"/>
        </w:rPr>
        <w:t xml:space="preserve"> S1</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6:46Z"/>
        </w:rPr>
        <w:t>S2</w:t>
      </w:r>
      <w:r>
        <w:rPr>
          <w:rFonts w:eastAsia="Times New Roman" w:cs="Times New Roman" w:ascii="Times New Roman" w:hAnsi="Times New Roman"/>
          <w:sz w:val="24"/>
          <w:szCs w:val="24"/>
        </w:rPr>
        <w:t>) and using a sequence-counting approach for publicly available resequencing datasets (</w:t>
      </w:r>
      <w:r>
        <w:rPr>
          <w:rFonts w:eastAsia="Times New Roman" w:cs="Times New Roman" w:ascii="Times New Roman" w:hAnsi="Times New Roman"/>
          <w:b/>
          <w:bCs/>
          <w:sz w:val="24"/>
          <w:szCs w:val="24"/>
          <w:rPrChange w:id="0" w:author="Grant Billings" w:date="2025-07-01T15:34:29Z"/>
        </w:rPr>
        <w:t>Dataset S2</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Analysis of eight putatively neutral SSR markers with Discriminant Analysis of Principal Components (DAPC) revealed 5 primary subpopulations in the U.S (</w:t>
      </w:r>
      <w:r>
        <w:rPr>
          <w:rFonts w:eastAsia="Times New Roman" w:cs="Times New Roman" w:ascii="Times New Roman" w:hAnsi="Times New Roman"/>
          <w:b/>
          <w:bCs/>
          <w:sz w:val="24"/>
          <w:szCs w:val="24"/>
          <w:rPrChange w:id="0" w:author="Grant Billings" w:date="2025-07-01T15:31:19Z"/>
        </w:rPr>
        <w:t>Figure 1</w:t>
      </w:r>
      <w:r>
        <w:rPr>
          <w:rFonts w:eastAsia="Times New Roman" w:cs="Times New Roman" w:ascii="Times New Roman" w:hAnsi="Times New Roman"/>
          <w:i/>
          <w:iCs/>
          <w:sz w:val="24"/>
          <w:szCs w:val="24"/>
          <w:rPrChange w:id="0" w:author="Grant Billings" w:date="2025-07-01T15:31:19Z"/>
        </w:rPr>
        <w:t>A</w:t>
      </w:r>
      <w:r>
        <w:rPr>
          <w:rFonts w:eastAsia="Times New Roman" w:cs="Times New Roman" w:ascii="Times New Roman" w:hAnsi="Times New Roman"/>
          <w:sz w:val="24"/>
          <w:szCs w:val="24"/>
        </w:rPr>
        <w:t xml:space="preserve">). We attempted to include the Global samples by deriving expected SSR band sizes by indels calls from short reads, but we found it extremely difficult to match band sizes, so they </w:t>
      </w:r>
      <w:del w:id="118" w:author="Grant Billings" w:date="2025-07-01T15:57:50Z">
        <w:r>
          <w:rPr>
            <w:rFonts w:eastAsia="Times New Roman" w:cs="Times New Roman" w:ascii="Times New Roman" w:hAnsi="Times New Roman"/>
            <w:sz w:val="24"/>
            <w:szCs w:val="24"/>
          </w:rPr>
          <w:delText>could</w:delText>
        </w:r>
      </w:del>
      <w:ins w:id="119" w:author="Grant Billings" w:date="2025-07-01T15:57:50Z">
        <w:r>
          <w:rPr>
            <w:rFonts w:eastAsia="Times New Roman" w:cs="Times New Roman" w:ascii="Times New Roman" w:hAnsi="Times New Roman"/>
            <w:sz w:val="24"/>
            <w:szCs w:val="24"/>
          </w:rPr>
          <w:t>were</w:t>
        </w:r>
      </w:ins>
      <w:r>
        <w:rPr>
          <w:rFonts w:eastAsia="Times New Roman" w:cs="Times New Roman" w:ascii="Times New Roman" w:hAnsi="Times New Roman"/>
          <w:sz w:val="24"/>
          <w:szCs w:val="24"/>
        </w:rPr>
        <w:t xml:space="preserve"> not</w:t>
      </w:r>
      <w:del w:id="120" w:author="Grant Billings" w:date="2025-07-01T15:57:55Z">
        <w:r>
          <w:rPr>
            <w:rFonts w:eastAsia="Times New Roman" w:cs="Times New Roman" w:ascii="Times New Roman" w:hAnsi="Times New Roman"/>
            <w:sz w:val="24"/>
            <w:szCs w:val="24"/>
          </w:rPr>
          <w:delText xml:space="preserve"> be</w:delText>
        </w:r>
      </w:del>
      <w:r>
        <w:rPr>
          <w:rFonts w:eastAsia="Times New Roman" w:cs="Times New Roman" w:ascii="Times New Roman" w:hAnsi="Times New Roman"/>
          <w:sz w:val="24"/>
          <w:szCs w:val="24"/>
        </w:rPr>
        <w:t xml:space="preserve"> included in this analysis. There was no </w:t>
      </w:r>
      <w:del w:id="121" w:author="Grant Billings" w:date="2025-06-27T15:50:49Z">
        <w:r>
          <w:rPr>
            <w:rFonts w:eastAsia="Times New Roman" w:cs="Times New Roman" w:ascii="Times New Roman" w:hAnsi="Times New Roman"/>
            <w:sz w:val="24"/>
            <w:szCs w:val="24"/>
          </w:rPr>
          <w:delText>apparent</w:delText>
        </w:r>
      </w:del>
      <w:ins w:id="122" w:author="Grant Billings" w:date="2025-06-27T15:50:49Z">
        <w:r>
          <w:rPr>
            <w:rFonts w:eastAsia="Times New Roman" w:cs="Times New Roman" w:ascii="Times New Roman" w:hAnsi="Times New Roman"/>
            <w:sz w:val="24"/>
            <w:szCs w:val="24"/>
          </w:rPr>
          <w:t>clear</w:t>
        </w:r>
      </w:ins>
      <w:r>
        <w:rPr>
          <w:rFonts w:eastAsia="Times New Roman" w:cs="Times New Roman" w:ascii="Times New Roman" w:hAnsi="Times New Roman"/>
          <w:sz w:val="24"/>
          <w:szCs w:val="24"/>
        </w:rPr>
        <w:t xml:space="preserve"> correspondence between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presence/abensce and DAPC clusters, </w:t>
      </w:r>
      <w:commentRangeStart w:id="2"/>
      <w:r>
        <w:rPr>
          <w:rFonts w:eastAsia="Times New Roman" w:cs="Times New Roman" w:ascii="Times New Roman" w:hAnsi="Times New Roman"/>
          <w:sz w:val="24"/>
          <w:szCs w:val="24"/>
        </w:rPr>
        <w:t xml:space="preserve">suggesting that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gain and loss are not co-occurring purely with</w:t>
      </w:r>
      <w:ins w:id="123" w:author="Grant Billings" w:date="2025-07-01T16:07:52Z">
        <w:r>
          <w:rPr>
            <w:rFonts w:eastAsia="Times New Roman" w:cs="Times New Roman" w:ascii="Times New Roman" w:hAnsi="Times New Roman"/>
            <w:sz w:val="24"/>
            <w:szCs w:val="24"/>
          </w:rPr>
          <w:t>in</w:t>
        </w:r>
      </w:ins>
      <w:r>
        <w:rPr>
          <w:rFonts w:eastAsia="Times New Roman" w:cs="Times New Roman" w:ascii="Times New Roman" w:hAnsi="Times New Roman"/>
          <w:sz w:val="24"/>
          <w:szCs w:val="24"/>
        </w:rPr>
        <w:t xml:space="preserve"> clonal lineages</w:t>
      </w:r>
      <w:r>
        <w:rPr>
          <w:rFonts w:eastAsia="Times New Roman" w:cs="Times New Roman" w:ascii="Times New Roman" w:hAnsi="Times New Roman"/>
          <w:sz w:val="24"/>
          <w:szCs w:val="24"/>
        </w:rPr>
      </w:r>
      <w:commentRangeEnd w:id="2"/>
      <w:r>
        <w:commentReference w:id="2"/>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1:25Z"/>
        </w:rPr>
        <w:t>Figure 1</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bookmarkStart w:id="8" w:name="_kaphwa9u3nil"/>
      <w:bookmarkEnd w:id="8"/>
      <w:r>
        <w:rPr>
          <w:rFonts w:eastAsia="Times New Roman" w:cs="Times New Roman" w:ascii="Times New Roman" w:hAnsi="Times New Roman"/>
          <w:sz w:val="24"/>
          <w:szCs w:val="24"/>
        </w:rPr>
        <w:t xml:space="preserve">In the </w:t>
      </w:r>
      <w:del w:id="125" w:author="Grant Billings" w:date="2025-07-01T16:08:01Z">
        <w:r>
          <w:rPr>
            <w:rFonts w:eastAsia="Times New Roman" w:cs="Times New Roman" w:ascii="Times New Roman" w:hAnsi="Times New Roman"/>
            <w:sz w:val="24"/>
            <w:szCs w:val="24"/>
          </w:rPr>
          <w:delText>g</w:delText>
        </w:r>
      </w:del>
      <w:ins w:id="126" w:author="Grant Billings" w:date="2025-07-01T16:08:02Z">
        <w:r>
          <w:rPr>
            <w:rFonts w:eastAsia="Times New Roman" w:cs="Times New Roman" w:ascii="Times New Roman" w:hAnsi="Times New Roman"/>
            <w:sz w:val="24"/>
            <w:szCs w:val="24"/>
          </w:rPr>
          <w:t>G</w:t>
        </w:r>
      </w:ins>
      <w:r>
        <w:rPr>
          <w:rFonts w:eastAsia="Times New Roman" w:cs="Times New Roman" w:ascii="Times New Roman" w:hAnsi="Times New Roman"/>
          <w:sz w:val="24"/>
          <w:szCs w:val="24"/>
        </w:rPr>
        <w:t xml:space="preserve">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samples (</w:t>
      </w:r>
      <w:r>
        <w:rPr>
          <w:rFonts w:eastAsia="Times New Roman" w:cs="Times New Roman" w:ascii="Times New Roman" w:hAnsi="Times New Roman"/>
          <w:b/>
          <w:bCs/>
          <w:sz w:val="24"/>
          <w:szCs w:val="24"/>
          <w:rPrChange w:id="0" w:author="Grant Billings" w:date="2025-07-01T15:31:29Z"/>
        </w:rPr>
        <w:t>Figure</w:t>
      </w:r>
      <w:ins w:id="128" w:author="Grant Billings" w:date="2025-07-01T15:31:02Z">
        <w:r>
          <w:rPr>
            <w:rFonts w:eastAsia="Times New Roman" w:cs="Times New Roman" w:ascii="Times New Roman" w:hAnsi="Times New Roman"/>
            <w:b/>
            <w:bCs/>
            <w:sz w:val="24"/>
            <w:szCs w:val="24"/>
          </w:rPr>
          <w:t>s</w:t>
        </w:r>
      </w:ins>
      <w:r>
        <w:rPr>
          <w:rFonts w:eastAsia="Times New Roman" w:cs="Times New Roman" w:ascii="Times New Roman" w:hAnsi="Times New Roman"/>
          <w:b/>
          <w:bCs/>
          <w:sz w:val="24"/>
          <w:szCs w:val="24"/>
          <w:rPrChange w:id="0" w:author="Grant Billings" w:date="2025-07-01T15:31:33Z"/>
        </w:rPr>
        <w:t xml:space="preserve"> 2</w:t>
      </w:r>
      <w:r>
        <w:rPr>
          <w:rFonts w:eastAsia="Times New Roman" w:cs="Times New Roman" w:ascii="Times New Roman" w:hAnsi="Times New Roman"/>
          <w:i/>
          <w:iCs/>
          <w:sz w:val="24"/>
          <w:szCs w:val="24"/>
          <w:rPrChange w:id="0" w:author="Grant Billings" w:date="2025-07-01T15:31:33Z"/>
        </w:rPr>
        <w:t>A</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1:36Z"/>
        </w:rPr>
        <w:t>3</w:t>
      </w:r>
      <w:r>
        <w:rPr>
          <w:rFonts w:eastAsia="Times New Roman" w:cs="Times New Roman" w:ascii="Times New Roman" w:hAnsi="Times New Roman"/>
          <w:i/>
          <w:iCs/>
          <w:sz w:val="24"/>
          <w:szCs w:val="24"/>
          <w:rPrChange w:id="0" w:author="Grant Billings" w:date="2025-07-01T15:31:36Z"/>
        </w:rPr>
        <w: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AVR-Pizt</w:t>
      </w:r>
      <w:r>
        <w:rPr>
          <w:rFonts w:eastAsia="Times New Roman" w:cs="Times New Roman" w:ascii="Times New Roman" w:hAnsi="Times New Roman"/>
          <w:sz w:val="24"/>
          <w:szCs w:val="24"/>
        </w:rPr>
        <w:t xml:space="preserve"> stayed highly prevalent (&gt;75%) from the 1960s to the 2010s, and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stayed rare (&lt;15%).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had a small increase in prevalence but was close to 100% over the same time period.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started close to 50% prevalent and has disappeared almost entirel</w:t>
      </w:r>
      <w:commentRangeStart w:id="3"/>
      <w:commentRangeStart w:id="4"/>
      <w:commentRangeStart w:id="5"/>
      <w:r>
        <w:rPr>
          <w:rFonts w:eastAsia="Times New Roman" w:cs="Times New Roman" w:ascii="Times New Roman" w:hAnsi="Times New Roman"/>
          <w:sz w:val="24"/>
          <w:szCs w:val="24"/>
        </w:rPr>
        <w:t xml:space="preserve">y. </w:t>
      </w:r>
      <w:del w:id="133" w:author="Grant Billings" w:date="2025-07-01T16:09:39Z">
        <w:r>
          <w:rPr>
            <w:rFonts w:eastAsia="Times New Roman" w:cs="Times New Roman" w:ascii="Times New Roman" w:hAnsi="Times New Roman"/>
            <w:sz w:val="24"/>
            <w:szCs w:val="24"/>
          </w:rPr>
          <w:commentReference w:id="6"/>
        </w:r>
      </w:del>
      <w:r>
        <w:rPr/>
      </w:r>
      <w:ins w:id="134" w:author="Grant Billings" w:date="2025-07-01T16:09:00Z">
        <w:commentRangeEnd w:id="5"/>
        <w:r>
          <w:commentReference w:id="5"/>
        </w:r>
        <w:r>
          <w:rPr/>
          <w:commentReference w:id="7"/>
        </w:r>
      </w:ins>
      <w:del w:id="135" w:author="Grant Billings" w:date="2025-07-01T16:14:48Z">
        <w:r>
          <w:rPr/>
          <w:commentReference w:id="8"/>
        </w:r>
      </w:del>
      <w:r>
        <w:rPr/>
      </w:r>
      <w:ins w:id="136" w:author="Grant Billings" w:date="2025-07-01T16:14:37Z">
        <w:commentRangeEnd w:id="4"/>
        <w:r>
          <w:commentReference w:id="4"/>
        </w:r>
        <w:r>
          <w:rPr/>
          <w:commentReference w:id="9"/>
        </w:r>
      </w:ins>
      <w:r>
        <w:rPr/>
      </w:r>
      <w:del w:id="137" w:author="Grant Billings" w:date="2025-07-01T16:14:31Z">
        <w:commentRangeEnd w:id="3"/>
        <w:r>
          <w:commentReference w:id="3"/>
        </w:r>
        <w:r>
          <w:rPr/>
          <w:commentReference w:id="10"/>
        </w:r>
      </w:del>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has experienced a slow decline of around 5% per </w:t>
      </w:r>
      <w:del w:id="138" w:author="Grant Billings" w:date="2025-07-01T16:12:26Z">
        <w:r>
          <w:rPr>
            <w:rFonts w:eastAsia="Times New Roman" w:cs="Times New Roman" w:ascii="Times New Roman" w:hAnsi="Times New Roman"/>
            <w:sz w:val="24"/>
            <w:szCs w:val="24"/>
          </w:rPr>
          <w:delText>year</w:delText>
        </w:r>
      </w:del>
      <w:ins w:id="139" w:author="Grant Billings" w:date="2025-07-01T16:12:26Z">
        <w:r>
          <w:rPr>
            <w:rFonts w:eastAsia="Times New Roman" w:cs="Times New Roman" w:ascii="Times New Roman" w:hAnsi="Times New Roman"/>
            <w:sz w:val="24"/>
            <w:szCs w:val="24"/>
          </w:rPr>
          <w:t>decade</w:t>
        </w:r>
      </w:ins>
      <w:r>
        <w:rPr>
          <w:rFonts w:eastAsia="Times New Roman" w:cs="Times New Roman" w:ascii="Times New Roman" w:hAnsi="Times New Roman"/>
          <w:sz w:val="24"/>
          <w:szCs w:val="24"/>
        </w:rPr>
        <w:t>, now (as of 2020) around 50% prevalence globally.</w:t>
      </w:r>
      <w:ins w:id="140" w:author="Grant Billings" w:date="2025-07-01T16:09:21Z">
        <w:r>
          <w:rPr>
            <w:rFonts w:eastAsia="Times New Roman" w:cs="Times New Roman" w:ascii="Times New Roman" w:hAnsi="Times New Roman"/>
            <w:sz w:val="24"/>
            <w:szCs w:val="24"/>
          </w:rPr>
          <w:t xml:space="preserve"> </w:t>
        </w:r>
      </w:ins>
      <w:ins w:id="141" w:author="Grant Billings" w:date="2025-07-01T16:09:21Z">
        <w:r>
          <w:rPr>
            <w:rFonts w:eastAsia="Times New Roman" w:cs="Times New Roman" w:ascii="Times New Roman" w:hAnsi="Times New Roman"/>
            <w:i/>
            <w:iCs/>
            <w:color w:val="000000"/>
            <w:sz w:val="24"/>
            <w:szCs w:val="24"/>
          </w:rPr>
          <w:t>AVR-Pi9</w:t>
        </w:r>
      </w:ins>
      <w:ins w:id="142" w:author="Grant Billings" w:date="2025-07-01T16:09:21Z">
        <w:r>
          <w:rPr>
            <w:rFonts w:eastAsia="Times New Roman" w:cs="Times New Roman" w:ascii="Times New Roman" w:hAnsi="Times New Roman"/>
            <w:color w:val="000000"/>
            <w:sz w:val="24"/>
            <w:szCs w:val="24"/>
          </w:rPr>
          <w:t xml:space="preserve"> increased from in the early 1980s, dipped slightly to 75% in the late 2010s, and is now close to 100% prevalence again, and</w:t>
        </w:r>
      </w:ins>
      <w:ins w:id="143" w:author="Grant Billings" w:date="2025-07-01T16:09:21Z">
        <w:r>
          <w:rPr>
            <w:rFonts w:eastAsia="Times New Roman" w:cs="Times New Roman" w:ascii="Times New Roman" w:hAnsi="Times New Roman"/>
            <w:i/>
            <w:iCs/>
            <w:color w:val="000000"/>
            <w:sz w:val="24"/>
            <w:szCs w:val="24"/>
          </w:rPr>
          <w:t xml:space="preserve"> AVR-Pib</w:t>
        </w:r>
      </w:ins>
      <w:ins w:id="144" w:author="Grant Billings" w:date="2025-07-01T16:09:21Z">
        <w:r>
          <w:rPr>
            <w:rFonts w:eastAsia="Times New Roman" w:cs="Times New Roman" w:ascii="Times New Roman" w:hAnsi="Times New Roman"/>
            <w:i w:val="false"/>
            <w:iCs w:val="false"/>
            <w:color w:val="000000"/>
            <w:sz w:val="24"/>
            <w:szCs w:val="24"/>
          </w:rPr>
          <w:t xml:space="preserve"> has remained around 75% prevalence</w:t>
        </w:r>
      </w:ins>
      <w:ins w:id="145" w:author="Grant Billings" w:date="2025-07-01T16:09:21Z">
        <w:r>
          <w:rPr>
            <w:rFonts w:eastAsia="Times New Roman" w:cs="Times New Roman" w:ascii="Times New Roman" w:hAnsi="Times New Roman"/>
            <w:i/>
            <w:iCs/>
            <w:color w:val="000000"/>
            <w:sz w:val="24"/>
            <w:szCs w:val="24"/>
          </w:rPr>
          <w:t xml:space="preserve"> </w:t>
        </w:r>
      </w:ins>
      <w:ins w:id="146" w:author="Grant Billings" w:date="2025-07-01T16:09:21Z">
        <w:r>
          <w:rPr>
            <w:rFonts w:eastAsia="Times New Roman" w:cs="Times New Roman" w:ascii="Times New Roman" w:hAnsi="Times New Roman"/>
            <w:color w:val="000000"/>
            <w:sz w:val="24"/>
            <w:szCs w:val="24"/>
          </w:rPr>
          <w:t>(</w:t>
        </w:r>
      </w:ins>
      <w:ins w:id="147" w:author="Grant Billings" w:date="2025-07-01T16:09:21Z">
        <w:r>
          <w:rPr>
            <w:rFonts w:eastAsia="Times New Roman" w:cs="Times New Roman" w:ascii="Times New Roman" w:hAnsi="Times New Roman"/>
            <w:b/>
            <w:bCs/>
            <w:color w:val="000000"/>
            <w:sz w:val="24"/>
            <w:szCs w:val="24"/>
          </w:rPr>
          <w:t>Figure S1</w:t>
        </w:r>
      </w:ins>
      <w:ins w:id="148" w:author="Grant Billings" w:date="2025-07-01T16:09:21Z">
        <w:r>
          <w:rPr>
            <w:rFonts w:eastAsia="Times New Roman" w:cs="Times New Roman" w:ascii="Times New Roman" w:hAnsi="Times New Roman"/>
            <w:b w:val="false"/>
            <w:bCs w:val="false"/>
            <w:i/>
            <w:iCs/>
            <w:color w:val="000000"/>
            <w:sz w:val="24"/>
            <w:szCs w:val="24"/>
          </w:rPr>
          <w:t>A</w:t>
        </w:r>
      </w:ins>
      <w:ins w:id="149" w:author="Grant Billings" w:date="2025-07-01T16:09:21Z">
        <w:r>
          <w:rPr>
            <w:rFonts w:eastAsia="Times New Roman" w:cs="Times New Roman" w:ascii="Times New Roman" w:hAnsi="Times New Roman"/>
            <w:b w:val="false"/>
            <w:bCs w:val="false"/>
            <w:i w:val="false"/>
            <w:iCs w:val="false"/>
            <w:color w:val="000000"/>
            <w:sz w:val="24"/>
            <w:szCs w:val="24"/>
          </w:rPr>
          <w:t>)</w:t>
        </w:r>
      </w:ins>
      <w:ins w:id="150" w:author="Grant Billings" w:date="2025-07-01T16:09:21Z">
        <w:r>
          <w:rPr>
            <w:rFonts w:eastAsia="Times New Roman" w:cs="Times New Roman" w:ascii="Times New Roman" w:hAnsi="Times New Roman"/>
            <w:color w:val="000000"/>
            <w:sz w:val="24"/>
            <w:szCs w:val="24"/>
          </w:rPr>
          <w:t>.</w:t>
        </w:r>
      </w:ins>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trends for </w:t>
      </w:r>
      <w:r>
        <w:rPr>
          <w:rFonts w:eastAsia="Times New Roman" w:cs="Times New Roman" w:ascii="Times New Roman" w:hAnsi="Times New Roman"/>
          <w:i/>
          <w:sz w:val="24"/>
          <w:szCs w:val="24"/>
        </w:rPr>
        <w:t xml:space="preserve">ACE1, 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are qualitatively similar between the U.S. and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Unlike in the Global samples where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started off at moderate frequency and trended down,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 xml:space="preserve">started off and has remained nearly completely absent in the U.S. population.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showed essentially no change in the global population. </w:t>
      </w:r>
      <w:del w:id="151" w:author="Grant Billings" w:date="2025-07-01T16:15:00Z">
        <w:r>
          <w:rPr>
            <w:rFonts w:eastAsia="Times New Roman" w:cs="Times New Roman" w:ascii="Times New Roman" w:hAnsi="Times New Roman"/>
            <w:sz w:val="24"/>
            <w:szCs w:val="24"/>
          </w:rPr>
          <w:commentReference w:id="11"/>
        </w:r>
      </w:del>
      <w:ins w:id="152" w:author="Grant Billings" w:date="2025-07-01T16:13:19Z">
        <w:r>
          <w:rPr>
            <w:rFonts w:eastAsia="Times New Roman" w:cs="Times New Roman" w:ascii="Times New Roman" w:hAnsi="Times New Roman"/>
            <w:i/>
            <w:iCs/>
            <w:sz w:val="24"/>
            <w:szCs w:val="24"/>
          </w:rPr>
          <w:t>AVR-Pi9</w:t>
        </w:r>
      </w:ins>
      <w:ins w:id="153" w:author="Grant Billings" w:date="2025-07-01T16:13:19Z">
        <w:r>
          <w:rPr>
            <w:rFonts w:eastAsia="Times New Roman" w:cs="Times New Roman" w:ascii="Times New Roman" w:hAnsi="Times New Roman"/>
            <w:sz w:val="24"/>
            <w:szCs w:val="24"/>
          </w:rPr>
          <w:t xml:space="preserve"> has remained highly prevalent </w:t>
        </w:r>
      </w:ins>
      <w:ins w:id="154" w:author="Grant Billings" w:date="2025-07-01T16:13:19Z">
        <w:r>
          <w:rPr>
            <w:rFonts w:eastAsia="Times New Roman" w:cs="Times New Roman" w:ascii="Times New Roman" w:hAnsi="Times New Roman"/>
            <w:color w:val="auto"/>
            <w:kern w:val="0"/>
            <w:sz w:val="24"/>
            <w:szCs w:val="24"/>
            <w:lang w:val="en-US" w:eastAsia="en-US" w:bidi="ar-SA"/>
          </w:rPr>
          <w:t>in the U.S.</w:t>
        </w:r>
      </w:ins>
      <w:ins w:id="155" w:author="Grant Billings" w:date="2025-07-01T16:13:19Z">
        <w:r>
          <w:rPr>
            <w:rFonts w:eastAsia="Times New Roman" w:cs="Times New Roman" w:ascii="Times New Roman" w:hAnsi="Times New Roman"/>
            <w:sz w:val="24"/>
            <w:szCs w:val="24"/>
          </w:rPr>
          <w:t xml:space="preserve"> since sampling began, unlike in the World where it has generally trended upward (</w:t>
        </w:r>
      </w:ins>
      <w:ins w:id="156" w:author="Grant Billings" w:date="2025-07-01T16:13:19Z">
        <w:r>
          <w:rPr>
            <w:rFonts w:eastAsia="Times New Roman" w:cs="Times New Roman" w:ascii="Times New Roman" w:hAnsi="Times New Roman"/>
            <w:b/>
            <w:bCs/>
            <w:sz w:val="24"/>
            <w:szCs w:val="24"/>
          </w:rPr>
          <w:t>Figure S1</w:t>
        </w:r>
      </w:ins>
      <w:ins w:id="157" w:author="Grant Billings" w:date="2025-07-01T16:13:19Z">
        <w:r>
          <w:rPr>
            <w:rFonts w:eastAsia="Times New Roman" w:cs="Times New Roman" w:ascii="Times New Roman" w:hAnsi="Times New Roman"/>
            <w:b w:val="false"/>
            <w:bCs w:val="false"/>
            <w:i/>
            <w:iCs/>
            <w:sz w:val="24"/>
            <w:szCs w:val="24"/>
          </w:rPr>
          <w:t>A</w:t>
        </w:r>
      </w:ins>
      <w:ins w:id="158" w:author="Grant Billings" w:date="2025-07-01T16:13:19Z">
        <w:r>
          <w:rPr>
            <w:rFonts w:eastAsia="Times New Roman" w:cs="Times New Roman" w:ascii="Times New Roman" w:hAnsi="Times New Roman"/>
            <w:b w:val="false"/>
            <w:bCs w:val="false"/>
            <w:i w:val="false"/>
            <w:iCs w:val="false"/>
            <w:sz w:val="24"/>
            <w:szCs w:val="24"/>
          </w:rPr>
          <w:t>/</w:t>
        </w:r>
      </w:ins>
      <w:ins w:id="159" w:author="Grant Billings" w:date="2025-07-01T16:13:19Z">
        <w:r>
          <w:rPr>
            <w:rFonts w:eastAsia="Times New Roman" w:cs="Times New Roman" w:ascii="Times New Roman" w:hAnsi="Times New Roman"/>
            <w:b w:val="false"/>
            <w:bCs w:val="false"/>
            <w:i/>
            <w:iCs/>
            <w:sz w:val="24"/>
            <w:szCs w:val="24"/>
          </w:rPr>
          <w:t>B</w:t>
        </w:r>
      </w:ins>
      <w:ins w:id="160" w:author="Grant Billings" w:date="2025-07-01T16:13:19Z">
        <w:r>
          <w:rPr>
            <w:rFonts w:eastAsia="Times New Roman" w:cs="Times New Roman" w:ascii="Times New Roman" w:hAnsi="Times New Roman"/>
            <w:b w:val="false"/>
            <w:bCs w:val="false"/>
            <w:i w:val="false"/>
            <w:iCs w:val="false"/>
            <w:sz w:val="24"/>
            <w:szCs w:val="24"/>
          </w:rPr>
          <w:t>)</w:t>
        </w:r>
      </w:ins>
      <w:ins w:id="161" w:author="Grant Billings" w:date="2025-07-01T16:13:19Z">
        <w:r>
          <w:rPr>
            <w:rFonts w:eastAsia="Times New Roman" w:cs="Times New Roman" w:ascii="Times New Roman" w:hAnsi="Times New Roman"/>
            <w:sz w:val="24"/>
            <w:szCs w:val="24"/>
          </w:rPr>
          <w:t>.</w:t>
        </w:r>
      </w:ins>
      <w:del w:id="162" w:author="Grant Billings" w:date="2025-07-01T16:15:04Z">
        <w:r>
          <w:rPr>
            <w:rFonts w:eastAsia="Times New Roman" w:cs="Times New Roman" w:ascii="Times New Roman" w:hAnsi="Times New Roman"/>
            <w:sz w:val="24"/>
            <w:szCs w:val="24"/>
          </w:rPr>
          <w:commentReference w:id="12"/>
        </w:r>
      </w:del>
      <w:ins w:id="163" w:author="Grant Billings" w:date="2025-07-01T16:13:38Z">
        <w:r>
          <w:rPr>
            <w:rFonts w:eastAsia="Times New Roman" w:cs="Times New Roman" w:ascii="Times New Roman" w:hAnsi="Times New Roman"/>
            <w:sz w:val="24"/>
            <w:szCs w:val="24"/>
          </w:rPr>
          <w:t xml:space="preserve"> The cognate </w:t>
        </w:r>
      </w:ins>
      <w:ins w:id="164" w:author="Grant Billings" w:date="2025-07-01T16:13:38Z">
        <w:r>
          <w:rPr>
            <w:rFonts w:eastAsia="Times New Roman" w:cs="Times New Roman" w:ascii="Times New Roman" w:hAnsi="Times New Roman"/>
            <w:i/>
            <w:iCs/>
            <w:sz w:val="24"/>
            <w:szCs w:val="24"/>
          </w:rPr>
          <w:t>R</w:t>
        </w:r>
      </w:ins>
      <w:ins w:id="165" w:author="Grant Billings" w:date="2025-07-01T16:13:38Z">
        <w:r>
          <w:rPr>
            <w:rFonts w:eastAsia="Times New Roman" w:cs="Times New Roman" w:ascii="Times New Roman" w:hAnsi="Times New Roman"/>
            <w:i w:val="false"/>
            <w:iCs w:val="false"/>
            <w:sz w:val="24"/>
            <w:szCs w:val="24"/>
          </w:rPr>
          <w:t xml:space="preserve"> gene, </w:t>
        </w:r>
      </w:ins>
      <w:ins w:id="166" w:author="Grant Billings" w:date="2025-07-01T16:13:38Z">
        <w:r>
          <w:rPr>
            <w:rFonts w:eastAsia="Times New Roman" w:cs="Times New Roman" w:ascii="Times New Roman" w:hAnsi="Times New Roman"/>
            <w:i/>
            <w:iCs/>
            <w:sz w:val="24"/>
            <w:szCs w:val="24"/>
          </w:rPr>
          <w:t>Pi9</w:t>
        </w:r>
      </w:ins>
      <w:ins w:id="167" w:author="Grant Billings" w:date="2025-07-01T16:13:38Z">
        <w:r>
          <w:rPr>
            <w:rFonts w:eastAsia="Times New Roman" w:cs="Times New Roman" w:ascii="Times New Roman" w:hAnsi="Times New Roman"/>
            <w:i w:val="false"/>
            <w:iCs w:val="false"/>
            <w:sz w:val="24"/>
            <w:szCs w:val="24"/>
          </w:rPr>
          <w:t xml:space="preserve">, has not been deployed in the U.S., which </w:t>
        </w:r>
      </w:ins>
      <w:ins w:id="168" w:author="Grant Billings" w:date="2025-07-01T16:13:38Z">
        <w:r>
          <w:rPr>
            <w:rFonts w:eastAsia="Times New Roman" w:cs="Times New Roman" w:ascii="Times New Roman" w:hAnsi="Times New Roman"/>
            <w:i w:val="false"/>
            <w:iCs w:val="false"/>
            <w:color w:val="auto"/>
            <w:kern w:val="0"/>
            <w:sz w:val="24"/>
            <w:szCs w:val="24"/>
            <w:lang w:val="en-US" w:eastAsia="en-US" w:bidi="ar-SA"/>
          </w:rPr>
          <w:t>could</w:t>
        </w:r>
      </w:ins>
      <w:ins w:id="169" w:author="Grant Billings" w:date="2025-07-01T16:13:38Z">
        <w:r>
          <w:rPr>
            <w:rFonts w:eastAsia="Times New Roman" w:cs="Times New Roman" w:ascii="Times New Roman" w:hAnsi="Times New Roman"/>
            <w:i w:val="false"/>
            <w:iCs w:val="false"/>
            <w:sz w:val="24"/>
            <w:szCs w:val="24"/>
          </w:rPr>
          <w:t xml:space="preserve"> explain the different trend for this </w:t>
        </w:r>
      </w:ins>
      <w:ins w:id="170" w:author="Grant Billings" w:date="2025-07-01T16:14:00Z">
        <w:r>
          <w:rPr>
            <w:rFonts w:eastAsia="Times New Roman" w:cs="Times New Roman" w:ascii="Times New Roman" w:hAnsi="Times New Roman"/>
            <w:i/>
            <w:iCs/>
            <w:sz w:val="24"/>
            <w:szCs w:val="24"/>
          </w:rPr>
          <w:t>AVR</w:t>
        </w:r>
      </w:ins>
      <w:ins w:id="171" w:author="Grant Billings" w:date="2025-07-01T16:14:00Z">
        <w:r>
          <w:rPr>
            <w:rFonts w:eastAsia="Times New Roman" w:cs="Times New Roman" w:ascii="Times New Roman" w:hAnsi="Times New Roman"/>
            <w:i w:val="false"/>
            <w:iCs w:val="false"/>
            <w:sz w:val="24"/>
            <w:szCs w:val="24"/>
          </w:rPr>
          <w:t xml:space="preserve"> gene.</w:t>
        </w:r>
      </w:ins>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Correspondence of deployed </w:t>
      </w:r>
      <w:r>
        <w:rPr>
          <w:rFonts w:eastAsia="Times New Roman" w:cs="Times New Roman" w:ascii="Times New Roman" w:hAnsi="Times New Roman"/>
          <w:b/>
          <w:i/>
          <w:sz w:val="24"/>
          <w:szCs w:val="24"/>
        </w:rPr>
        <w:t>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 xml:space="preserve">Pi-km/Pi-ks </w:t>
      </w:r>
      <w:r>
        <w:rPr>
          <w:rFonts w:eastAsia="Times New Roman" w:cs="Times New Roman" w:ascii="Times New Roman" w:hAnsi="Times New Roman"/>
          <w:b/>
          <w:sz w:val="24"/>
          <w:szCs w:val="24"/>
        </w:rPr>
        <w:t>(</w:t>
      </w:r>
      <w:r>
        <w:rPr>
          <w:rFonts w:eastAsia="Times New Roman" w:cs="Times New Roman" w:ascii="Times New Roman" w:hAnsi="Times New Roman"/>
          <w:b/>
          <w:i/>
          <w:sz w:val="24"/>
          <w:szCs w:val="24"/>
        </w:rPr>
        <w:t>Pi-k#</w:t>
      </w:r>
      <w:r>
        <w:rPr>
          <w:rFonts w:eastAsia="Times New Roman" w:cs="Times New Roman" w:ascii="Times New Roman" w:hAnsi="Times New Roman"/>
          <w:b/>
          <w:sz w:val="24"/>
          <w:szCs w:val="24"/>
        </w:rPr>
        <w:t xml:space="preserve">) with P/A of </w:t>
      </w:r>
      <w:r>
        <w:rPr>
          <w:rFonts w:eastAsia="Times New Roman" w:cs="Times New Roman" w:ascii="Times New Roman" w:hAnsi="Times New Roman"/>
          <w:b/>
          <w:i/>
          <w:sz w:val="24"/>
          <w:szCs w:val="24"/>
        </w:rPr>
        <w:t>AVR-Pita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w:t>
      </w:r>
    </w:p>
    <w:p>
      <w:pPr>
        <w:pStyle w:val="Normal"/>
        <w:spacing w:lineRule="auto" w:line="360"/>
        <w:jc w:val="both"/>
        <w:rPr>
          <w:rFonts w:ascii="Times New Roman" w:hAnsi="Times New Roman"/>
          <w:ins w:id="181" w:author="Grant Billings" w:date="2025-07-01T16:17:00Z"/>
        </w:rPr>
      </w:pPr>
      <w:r>
        <w:rPr>
          <w:rFonts w:eastAsia="Times New Roman" w:cs="Times New Roman" w:ascii="Times New Roman" w:hAnsi="Times New Roman"/>
          <w:sz w:val="24"/>
          <w:szCs w:val="24"/>
        </w:rPr>
        <w:t xml:space="preserve">To determine if deployed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influenced the observed molecular changes in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in the pathogen population, we analyzed deployed</w:t>
      </w:r>
      <w:r>
        <w:rPr>
          <w:rFonts w:eastAsia="Times New Roman" w:cs="Times New Roman" w:ascii="Times New Roman" w:hAnsi="Times New Roman"/>
          <w:i/>
          <w:sz w:val="24"/>
          <w:szCs w:val="24"/>
        </w:rPr>
        <w:t xml:space="preserve"> R</w:t>
      </w:r>
      <w:r>
        <w:rPr>
          <w:rFonts w:eastAsia="Times New Roman" w:cs="Times New Roman" w:ascii="Times New Roman" w:hAnsi="Times New Roman"/>
          <w:sz w:val="24"/>
          <w:szCs w:val="24"/>
        </w:rPr>
        <w:t xml:space="preserve"> genes in the Southern U.S. since 1960 (</w:t>
      </w:r>
      <w:r>
        <w:rPr>
          <w:rFonts w:eastAsia="Times New Roman" w:cs="Times New Roman" w:ascii="Times New Roman" w:hAnsi="Times New Roman"/>
          <w:b/>
          <w:bCs/>
          <w:sz w:val="24"/>
          <w:szCs w:val="24"/>
          <w:rPrChange w:id="0" w:author="Grant Billings" w:date="2025-07-01T15:34:42Z"/>
        </w:rPr>
        <w:t>Fig</w:t>
      </w:r>
      <w:ins w:id="173" w:author="Grant Billings" w:date="2025-07-01T15:34:35Z">
        <w:r>
          <w:rPr>
            <w:rFonts w:eastAsia="Times New Roman" w:cs="Times New Roman" w:ascii="Times New Roman" w:hAnsi="Times New Roman"/>
            <w:b/>
            <w:bCs/>
            <w:sz w:val="24"/>
            <w:szCs w:val="24"/>
          </w:rPr>
          <w:t>ures</w:t>
        </w:r>
      </w:ins>
      <w:del w:id="174" w:author="Grant Billings" w:date="2025-07-01T15:34:39Z">
        <w:r>
          <w:rPr>
            <w:rFonts w:eastAsia="Times New Roman" w:cs="Times New Roman" w:ascii="Times New Roman" w:hAnsi="Times New Roman"/>
            <w:b/>
            <w:bCs/>
            <w:sz w:val="24"/>
            <w:szCs w:val="24"/>
          </w:rPr>
          <w:delText>s.</w:delText>
        </w:r>
      </w:del>
      <w:r>
        <w:rPr>
          <w:rFonts w:eastAsia="Times New Roman" w:cs="Times New Roman" w:ascii="Times New Roman" w:hAnsi="Times New Roman"/>
          <w:b/>
          <w:bCs/>
          <w:sz w:val="24"/>
          <w:szCs w:val="24"/>
          <w:rPrChange w:id="0" w:author="Grant Billings" w:date="2025-07-01T15:34:45Z"/>
        </w:rPr>
        <w:t xml:space="preserve"> 2</w:t>
      </w:r>
      <w:r>
        <w:rPr>
          <w:rFonts w:eastAsia="Times New Roman" w:cs="Times New Roman" w:ascii="Times New Roman" w:hAnsi="Times New Roman"/>
          <w:i/>
          <w:iCs/>
          <w:sz w:val="24"/>
          <w:szCs w:val="24"/>
          <w:rPrChange w:id="0" w:author="Grant Billings" w:date="2025-07-01T15:34:45Z"/>
        </w:rPr>
        <w:t>C</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4:49Z"/>
        </w:rPr>
        <w:t>3</w:t>
      </w:r>
      <w:r>
        <w:rPr>
          <w:rFonts w:eastAsia="Times New Roman" w:cs="Times New Roman" w:ascii="Times New Roman" w:hAnsi="Times New Roman"/>
          <w:i/>
          <w:iCs/>
          <w:sz w:val="24"/>
          <w:szCs w:val="24"/>
          <w:rPrChange w:id="0" w:author="Grant Billings" w:date="2025-07-01T15:34:49Z"/>
        </w:rPr>
        <w:t>C</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4:54Z"/>
        </w:rPr>
        <w:t>Datasets S2</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4:56Z"/>
        </w:rPr>
        <w:t>S3</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del w:id="182" w:author="Grant Billings" w:date="2025-07-01T16:16:59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The frequency of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U.S. rice fields increased since </w:t>
      </w:r>
      <w:ins w:id="183" w:author="Grant Billings" w:date="2025-07-01T16:15:23Z">
        <w:r>
          <w:rPr>
            <w:rFonts w:eastAsia="Times New Roman" w:cs="Times New Roman" w:ascii="Times New Roman" w:hAnsi="Times New Roman"/>
            <w:sz w:val="24"/>
            <w:szCs w:val="24"/>
          </w:rPr>
          <w:t xml:space="preserve">the </w:t>
        </w:r>
      </w:ins>
      <w:r>
        <w:rPr>
          <w:rFonts w:eastAsia="Times New Roman" w:cs="Times New Roman" w:ascii="Times New Roman" w:hAnsi="Times New Roman"/>
          <w:sz w:val="24"/>
          <w:szCs w:val="24"/>
        </w:rPr>
        <w:t>late 1980</w:t>
      </w:r>
      <w:ins w:id="184" w:author="Grant Billings" w:date="2025-07-01T16:15:24Z">
        <w:r>
          <w:rPr>
            <w:rFonts w:eastAsia="Times New Roman" w:cs="Times New Roman" w:ascii="Times New Roman" w:hAnsi="Times New Roman"/>
            <w:sz w:val="24"/>
            <w:szCs w:val="24"/>
          </w:rPr>
          <w:t>s</w:t>
        </w:r>
      </w:ins>
      <w:r>
        <w:rPr>
          <w:rFonts w:eastAsia="Times New Roman" w:cs="Times New Roman" w:ascii="Times New Roman" w:hAnsi="Times New Roman"/>
          <w:sz w:val="24"/>
          <w:szCs w:val="24"/>
        </w:rPr>
        <w:t>, reached a peak in the late 1990s, and then it decreased until</w:t>
      </w:r>
      <w:ins w:id="185" w:author="Grant Billings" w:date="2025-07-01T16:15:49Z">
        <w:r>
          <w:rPr>
            <w:rFonts w:eastAsia="Times New Roman" w:cs="Times New Roman" w:ascii="Times New Roman" w:hAnsi="Times New Roman"/>
            <w:sz w:val="24"/>
            <w:szCs w:val="24"/>
          </w:rPr>
          <w:t xml:space="preserve"> there was</w:t>
        </w:r>
      </w:ins>
      <w:r>
        <w:rPr>
          <w:rFonts w:eastAsia="Times New Roman" w:cs="Times New Roman" w:ascii="Times New Roman" w:hAnsi="Times New Roman"/>
          <w:sz w:val="24"/>
          <w:szCs w:val="24"/>
        </w:rPr>
        <w:t xml:space="preserve"> almost no deployment in the late 2000s (</w:t>
      </w:r>
      <w:r>
        <w:rPr>
          <w:rFonts w:eastAsia="Times New Roman" w:cs="Times New Roman" w:ascii="Times New Roman" w:hAnsi="Times New Roman"/>
          <w:b/>
          <w:bCs/>
          <w:sz w:val="24"/>
          <w:szCs w:val="24"/>
          <w:rPrChange w:id="0" w:author="Grant Billings" w:date="2025-07-01T15:35:01Z"/>
        </w:rPr>
        <w:t>Fig</w:t>
      </w:r>
      <w:ins w:id="187" w:author="Grant Billings" w:date="2025-07-01T15:34:58Z">
        <w:r>
          <w:rPr>
            <w:rFonts w:eastAsia="Times New Roman" w:cs="Times New Roman" w:ascii="Times New Roman" w:hAnsi="Times New Roman"/>
            <w:b/>
            <w:bCs/>
            <w:sz w:val="24"/>
            <w:szCs w:val="24"/>
          </w:rPr>
          <w:t>ure</w:t>
        </w:r>
      </w:ins>
      <w:del w:id="188" w:author="Grant Billings" w:date="2025-07-01T15:34:57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5:01Z"/>
        </w:rPr>
        <w:t xml:space="preserve"> </w:t>
      </w:r>
      <w:ins w:id="190" w:author="Grant Billings" w:date="2025-07-01T16:15:59Z">
        <w:r>
          <w:rPr>
            <w:rFonts w:eastAsia="Times New Roman" w:cs="Times New Roman" w:ascii="Times New Roman" w:hAnsi="Times New Roman"/>
            <w:b/>
            <w:bCs/>
            <w:sz w:val="24"/>
            <w:szCs w:val="24"/>
          </w:rPr>
          <w:t>2</w:t>
        </w:r>
      </w:ins>
      <w:ins w:id="191" w:author="Grant Billings" w:date="2025-07-01T16:16:00Z">
        <w:r>
          <w:rPr>
            <w:rFonts w:eastAsia="Times New Roman" w:cs="Times New Roman" w:ascii="Times New Roman" w:hAnsi="Times New Roman"/>
            <w:b/>
            <w:bCs/>
            <w:sz w:val="24"/>
            <w:szCs w:val="24"/>
          </w:rPr>
          <w:t>C</w:t>
        </w:r>
      </w:ins>
      <w:del w:id="192" w:author="Grant Billings" w:date="2025-07-01T16:15:59Z">
        <w:r>
          <w:rPr>
            <w:rFonts w:eastAsia="Times New Roman" w:cs="Times New Roman" w:ascii="Times New Roman" w:hAnsi="Times New Roman"/>
            <w:b/>
            <w:bCs/>
            <w:sz w:val="24"/>
            <w:szCs w:val="24"/>
          </w:rPr>
          <w:delText>3</w:delText>
        </w:r>
      </w:del>
      <w:del w:id="193" w:author="Grant Billings" w:date="2025-07-01T16:15:59Z">
        <w:r>
          <w:rPr>
            <w:rFonts w:eastAsia="Times New Roman" w:cs="Times New Roman" w:ascii="Times New Roman" w:hAnsi="Times New Roman"/>
            <w:b/>
            <w:bCs/>
            <w:i/>
            <w:sz w:val="24"/>
            <w:szCs w:val="24"/>
          </w:rPr>
          <w:delText>A</w:delText>
        </w:r>
      </w:del>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Pi-ta</w:t>
      </w:r>
      <w:ins w:id="194" w:author="Grant Billings" w:date="2025-07-01T16:16:06Z">
        <w:r>
          <w:rPr>
            <w:rFonts w:eastAsia="Times New Roman" w:cs="Times New Roman" w:ascii="Times New Roman" w:hAnsi="Times New Roman"/>
            <w:i/>
            <w:sz w:val="24"/>
            <w:szCs w:val="24"/>
          </w:rPr>
          <w:t>-</w:t>
        </w:r>
      </w:ins>
      <w:del w:id="195" w:author="Grant Billings" w:date="2025-07-01T16:16:06Z">
        <w:r>
          <w:rPr>
            <w:rFonts w:eastAsia="Times New Roman" w:cs="Times New Roman" w:ascii="Times New Roman" w:hAnsi="Times New Roman"/>
            <w:i/>
            <w:sz w:val="24"/>
            <w:szCs w:val="24"/>
          </w:rPr>
          <w:delText xml:space="preserve"> </w:delText>
        </w:r>
      </w:del>
      <w:r>
        <w:rPr>
          <w:rFonts w:eastAsia="Times New Roman" w:cs="Times New Roman" w:ascii="Times New Roman" w:hAnsi="Times New Roman"/>
          <w:sz w:val="24"/>
          <w:szCs w:val="24"/>
        </w:rPr>
        <w:t>containing varieties were deployed</w:t>
      </w:r>
      <w:ins w:id="196" w:author="Grant Billings" w:date="2025-07-01T16:16:16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 xml:space="preserve">Mo </w:t>
      </w:r>
      <w:r>
        <w:rPr>
          <w:rFonts w:eastAsia="Times New Roman" w:cs="Times New Roman" w:ascii="Times New Roman" w:hAnsi="Times New Roman"/>
          <w:sz w:val="24"/>
          <w:szCs w:val="24"/>
        </w:rPr>
        <w:t xml:space="preserve">was gradually reduced.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shifted to isolates without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and/or with more AVR-Pita1</w:t>
      </w:r>
      <w:ins w:id="197" w:author="Grant Billings" w:date="2025-07-01T16:16:30Z">
        <w:r>
          <w:rPr>
            <w:rFonts w:eastAsia="Times New Roman" w:cs="Times New Roman" w:ascii="Times New Roman" w:hAnsi="Times New Roman"/>
            <w:sz w:val="24"/>
            <w:szCs w:val="24"/>
          </w:rPr>
          <w:t xml:space="preserve"> protein</w:t>
        </w:r>
      </w:ins>
      <w:r>
        <w:rPr>
          <w:rFonts w:eastAsia="Times New Roman" w:cs="Times New Roman" w:ascii="Times New Roman" w:hAnsi="Times New Roman"/>
          <w:sz w:val="24"/>
          <w:szCs w:val="24"/>
        </w:rPr>
        <w:t xml:space="preserve"> variants differing in a few amino acids sequentially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deployed. After 5-6 years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maximal deployment in the mid 1990s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decreased to the lowest point in the early 2000s. </w:t>
      </w:r>
      <w:del w:id="198" w:author="Grant Billings" w:date="2025-07-01T16:16:51Z">
        <w:r>
          <w:rPr>
            <w:rFonts w:eastAsia="Times New Roman" w:cs="Times New Roman" w:ascii="Times New Roman" w:hAnsi="Times New Roman"/>
            <w:sz w:val="24"/>
            <w:szCs w:val="24"/>
          </w:rPr>
          <w:delText>T</w:delText>
        </w:r>
      </w:del>
      <w:ins w:id="199" w:author="Grant Billings" w:date="2025-07-01T16:16:51Z">
        <w:r>
          <w:rPr>
            <w:rFonts w:eastAsia="Times New Roman" w:cs="Times New Roman" w:ascii="Times New Roman" w:hAnsi="Times New Roman"/>
            <w:color w:val="auto"/>
            <w:kern w:val="0"/>
            <w:sz w:val="24"/>
            <w:szCs w:val="24"/>
            <w:lang w:val="en-US" w:eastAsia="en-US" w:bidi="ar-SA"/>
          </w:rPr>
          <w:t>o</w:t>
        </w:r>
      </w:ins>
      <w:ins w:id="200" w:author="Grant Billings" w:date="2025-07-01T16:16:51Z">
        <w:r>
          <w:rPr>
            <w:rFonts w:eastAsia="Times New Roman" w:cs="Times New Roman" w:ascii="Times New Roman" w:hAnsi="Times New Roman"/>
            <w:sz w:val="24"/>
            <w:szCs w:val="24"/>
          </w:rPr>
          <w:t>vreall, t</w:t>
        </w:r>
      </w:ins>
      <w:r>
        <w:rPr>
          <w:rFonts w:eastAsia="Times New Roman" w:cs="Times New Roman" w:ascii="Times New Roman" w:hAnsi="Times New Roman"/>
          <w:sz w:val="24"/>
          <w:szCs w:val="24"/>
        </w:rPr>
        <w:t xml:space="preserve">he subsequent increased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coincided with a reduction in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field. The lowest presence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was 5-10 years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reached its highest peak. </w:t>
      </w:r>
      <w:ins w:id="201" w:author="Grant Billings" w:date="2025-07-01T16:20:36Z">
        <w:r>
          <w:rPr>
            <w:rFonts w:eastAsia="Times New Roman" w:cs="Times New Roman" w:ascii="Times New Roman" w:hAnsi="Times New Roman"/>
            <w:sz w:val="24"/>
            <w:szCs w:val="24"/>
          </w:rPr>
          <w:t xml:space="preserve">Based on modeling of the </w:t>
        </w:r>
      </w:ins>
      <w:ins w:id="202" w:author="Grant Billings" w:date="2025-07-01T16:20:36Z">
        <w:r>
          <w:rPr>
            <w:rFonts w:eastAsia="Times New Roman" w:cs="Times New Roman" w:ascii="Times New Roman" w:hAnsi="Times New Roman"/>
            <w:i/>
            <w:iCs/>
            <w:sz w:val="24"/>
            <w:szCs w:val="24"/>
          </w:rPr>
          <w:t>AVR-Pita1</w:t>
        </w:r>
      </w:ins>
      <w:ins w:id="203" w:author="Grant Billings" w:date="2025-07-01T16:20:36Z">
        <w:r>
          <w:rPr>
            <w:rFonts w:eastAsia="Times New Roman" w:cs="Times New Roman" w:ascii="Times New Roman" w:hAnsi="Times New Roman"/>
            <w:i w:val="false"/>
            <w:iCs w:val="false"/>
            <w:sz w:val="24"/>
            <w:szCs w:val="24"/>
          </w:rPr>
          <w:t xml:space="preserve"> response to changes in </w:t>
        </w:r>
      </w:ins>
      <w:ins w:id="204" w:author="Grant Billings" w:date="2025-07-01T16:20:36Z">
        <w:r>
          <w:rPr>
            <w:rFonts w:eastAsia="Times New Roman" w:cs="Times New Roman" w:ascii="Times New Roman" w:hAnsi="Times New Roman"/>
            <w:i/>
            <w:iCs/>
            <w:sz w:val="24"/>
            <w:szCs w:val="24"/>
          </w:rPr>
          <w:t>Pi-ta</w:t>
        </w:r>
      </w:ins>
      <w:ins w:id="205" w:author="Grant Billings" w:date="2025-07-01T16:20:36Z">
        <w:r>
          <w:rPr>
            <w:rFonts w:eastAsia="Times New Roman" w:cs="Times New Roman" w:ascii="Times New Roman" w:hAnsi="Times New Roman"/>
            <w:i w:val="false"/>
            <w:iCs w:val="false"/>
            <w:sz w:val="24"/>
            <w:szCs w:val="24"/>
          </w:rPr>
          <w:t xml:space="preserve"> frequencies, a backgro</w:t>
        </w:r>
      </w:ins>
      <w:ins w:id="206" w:author="Grant Billings" w:date="2025-07-01T16:21:00Z">
        <w:r>
          <w:rPr>
            <w:rFonts w:eastAsia="Times New Roman" w:cs="Times New Roman" w:ascii="Times New Roman" w:hAnsi="Times New Roman"/>
            <w:i w:val="false"/>
            <w:iCs w:val="false"/>
            <w:sz w:val="24"/>
            <w:szCs w:val="24"/>
          </w:rPr>
          <w:t xml:space="preserve">und prevalence of the </w:t>
        </w:r>
      </w:ins>
      <w:ins w:id="207" w:author="Grant Billings" w:date="2025-07-01T16:21:00Z">
        <w:r>
          <w:rPr>
            <w:rFonts w:eastAsia="Times New Roman" w:cs="Times New Roman" w:ascii="Times New Roman" w:hAnsi="Times New Roman"/>
            <w:i/>
            <w:iCs/>
            <w:sz w:val="24"/>
            <w:szCs w:val="24"/>
          </w:rPr>
          <w:t>R</w:t>
        </w:r>
      </w:ins>
      <w:ins w:id="208" w:author="Grant Billings" w:date="2025-07-01T16:21:00Z">
        <w:r>
          <w:rPr>
            <w:rFonts w:eastAsia="Times New Roman" w:cs="Times New Roman" w:ascii="Times New Roman" w:hAnsi="Times New Roman"/>
            <w:i w:val="false"/>
            <w:iCs w:val="false"/>
            <w:sz w:val="24"/>
            <w:szCs w:val="24"/>
          </w:rPr>
          <w:t xml:space="preserve"> gene ~80% is expected to be reduced to &lt;10% at 50% </w:t>
        </w:r>
      </w:ins>
      <w:ins w:id="209" w:author="Grant Billings" w:date="2025-07-01T16:21:00Z">
        <w:r>
          <w:rPr>
            <w:rFonts w:eastAsia="Times New Roman" w:cs="Times New Roman" w:ascii="Times New Roman" w:hAnsi="Times New Roman"/>
            <w:i/>
            <w:iCs/>
            <w:sz w:val="24"/>
            <w:szCs w:val="24"/>
          </w:rPr>
          <w:t>Pi-ta</w:t>
        </w:r>
      </w:ins>
      <w:ins w:id="210" w:author="Grant Billings" w:date="2025-07-01T16:21:00Z">
        <w:r>
          <w:rPr>
            <w:rFonts w:eastAsia="Times New Roman" w:cs="Times New Roman" w:ascii="Times New Roman" w:hAnsi="Times New Roman"/>
            <w:i w:val="false"/>
            <w:iCs w:val="false"/>
            <w:sz w:val="24"/>
            <w:szCs w:val="24"/>
          </w:rPr>
          <w:t xml:space="preserve"> frequency, indicating this </w:t>
        </w:r>
      </w:ins>
      <w:ins w:id="211" w:author="Grant Billings" w:date="2025-07-01T16:21:00Z">
        <w:r>
          <w:rPr>
            <w:rFonts w:eastAsia="Times New Roman" w:cs="Times New Roman" w:ascii="Times New Roman" w:hAnsi="Times New Roman"/>
            <w:i/>
            <w:iCs/>
            <w:sz w:val="24"/>
            <w:szCs w:val="24"/>
          </w:rPr>
          <w:t>AVR</w:t>
        </w:r>
      </w:ins>
      <w:ins w:id="212" w:author="Grant Billings" w:date="2025-07-01T16:21:00Z">
        <w:r>
          <w:rPr>
            <w:rFonts w:eastAsia="Times New Roman" w:cs="Times New Roman" w:ascii="Times New Roman" w:hAnsi="Times New Roman"/>
            <w:i w:val="false"/>
            <w:iCs w:val="false"/>
            <w:sz w:val="24"/>
            <w:szCs w:val="24"/>
          </w:rPr>
          <w:t xml:space="preserve"> gene is highly sensitive to the potent </w:t>
        </w:r>
      </w:ins>
      <w:ins w:id="213" w:author="Grant Billings" w:date="2025-07-01T16:21:00Z">
        <w:r>
          <w:rPr>
            <w:rFonts w:eastAsia="Times New Roman" w:cs="Times New Roman" w:ascii="Times New Roman" w:hAnsi="Times New Roman"/>
            <w:i/>
            <w:iCs/>
            <w:sz w:val="24"/>
            <w:szCs w:val="24"/>
          </w:rPr>
          <w:t>Pi-ta</w:t>
        </w:r>
      </w:ins>
      <w:ins w:id="214" w:author="Grant Billings" w:date="2025-07-01T16:21:00Z">
        <w:r>
          <w:rPr>
            <w:rFonts w:eastAsia="Times New Roman" w:cs="Times New Roman" w:ascii="Times New Roman" w:hAnsi="Times New Roman"/>
            <w:i w:val="false"/>
            <w:iCs w:val="false"/>
            <w:sz w:val="24"/>
            <w:szCs w:val="24"/>
          </w:rPr>
          <w:t xml:space="preserve"> resistance gene (</w:t>
        </w:r>
      </w:ins>
      <w:ins w:id="215" w:author="Grant Billings" w:date="2025-07-01T16:21:00Z">
        <w:r>
          <w:rPr>
            <w:rFonts w:eastAsia="Times New Roman" w:cs="Times New Roman" w:ascii="Times New Roman" w:hAnsi="Times New Roman"/>
            <w:b/>
            <w:bCs/>
            <w:i w:val="false"/>
            <w:iCs w:val="false"/>
            <w:sz w:val="24"/>
            <w:szCs w:val="24"/>
          </w:rPr>
          <w:t>Figure 2</w:t>
        </w:r>
      </w:ins>
      <w:ins w:id="216" w:author="Grant Billings" w:date="2025-07-01T16:21:00Z">
        <w:r>
          <w:rPr>
            <w:rFonts w:eastAsia="Times New Roman" w:cs="Times New Roman" w:ascii="Times New Roman" w:hAnsi="Times New Roman"/>
            <w:b w:val="false"/>
            <w:bCs w:val="false"/>
            <w:i/>
            <w:iCs/>
            <w:sz w:val="24"/>
            <w:szCs w:val="24"/>
          </w:rPr>
          <w:t>D</w:t>
        </w:r>
      </w:ins>
      <w:ins w:id="217" w:author="Grant Billings" w:date="2025-07-01T16:21:00Z">
        <w:r>
          <w:rPr>
            <w:rFonts w:eastAsia="Times New Roman" w:cs="Times New Roman" w:ascii="Times New Roman" w:hAnsi="Times New Roman"/>
            <w:b w:val="false"/>
            <w:bCs w:val="false"/>
            <w:i w:val="false"/>
            <w:iCs w:val="false"/>
            <w:sz w:val="24"/>
            <w:szCs w:val="24"/>
          </w:rPr>
          <w:t>)</w:t>
        </w:r>
      </w:ins>
      <w:ins w:id="218" w:author="Grant Billings" w:date="2025-07-01T16:21:00Z">
        <w:r>
          <w:rPr>
            <w:rFonts w:eastAsia="Times New Roman" w:cs="Times New Roman" w:ascii="Times New Roman" w:hAnsi="Times New Roman"/>
            <w:i w:val="false"/>
            <w:iCs w:val="false"/>
            <w:sz w:val="24"/>
            <w:szCs w:val="24"/>
          </w:rPr>
          <w:t>.</w:t>
        </w:r>
      </w:ins>
    </w:p>
    <w:p>
      <w:pPr>
        <w:pStyle w:val="Normal"/>
        <w:spacing w:lineRule="auto" w:line="360"/>
        <w:jc w:val="both"/>
        <w:rPr>
          <w:rFonts w:ascii="Times New Roman" w:hAnsi="Times New Roman"/>
        </w:rPr>
      </w:pPr>
      <w:ins w:id="219" w:author="Grant Billings" w:date="2025-07-01T16:17:16Z">
        <w:r>
          <w:rPr>
            <w:rFonts w:eastAsia="Times New Roman" w:cs="Times New Roman" w:ascii="Times New Roman" w:hAnsi="Times New Roman"/>
            <w:sz w:val="24"/>
            <w:szCs w:val="24"/>
          </w:rPr>
          <w:t>Many r</w:t>
        </w:r>
      </w:ins>
      <w:del w:id="220" w:author="Grant Billings" w:date="2025-07-01T16:17:16Z">
        <w:r>
          <w:rPr>
            <w:rFonts w:eastAsia="Times New Roman" w:cs="Times New Roman" w:ascii="Times New Roman" w:hAnsi="Times New Roman"/>
            <w:sz w:val="24"/>
            <w:szCs w:val="24"/>
          </w:rPr>
          <w:delText>R</w:delText>
        </w:r>
      </w:del>
      <w:r>
        <w:rPr>
          <w:rFonts w:eastAsia="Times New Roman" w:cs="Times New Roman" w:ascii="Times New Roman" w:hAnsi="Times New Roman"/>
          <w:sz w:val="24"/>
          <w:szCs w:val="24"/>
        </w:rPr>
        <w:t xml:space="preserve">ice varieties grown in the U.S. since 1960 carry </w:t>
      </w:r>
      <w:r>
        <w:rPr>
          <w:rFonts w:eastAsia="Times New Roman" w:cs="Times New Roman" w:ascii="Times New Roman" w:hAnsi="Times New Roman"/>
          <w:i/>
          <w:sz w:val="24"/>
          <w:szCs w:val="24"/>
        </w:rPr>
        <w:t>Pi-ks</w:t>
      </w:r>
      <w:ins w:id="221" w:author="Grant Billings" w:date="2025-07-01T16:17:24Z">
        <w:r>
          <w:rPr>
            <w:rFonts w:eastAsia="Times New Roman" w:cs="Times New Roman" w:ascii="Times New Roman" w:hAnsi="Times New Roman"/>
            <w:i/>
            <w:sz w:val="24"/>
            <w:szCs w:val="24"/>
          </w:rPr>
          <w:t>,</w:t>
        </w:r>
      </w:ins>
      <w:r>
        <w:rPr>
          <w:rFonts w:eastAsia="Times New Roman" w:cs="Times New Roman" w:ascii="Times New Roman" w:hAnsi="Times New Roman"/>
          <w:sz w:val="24"/>
          <w:szCs w:val="24"/>
        </w:rPr>
        <w:t xml:space="preserve"> and since 1965</w:t>
      </w:r>
      <w:ins w:id="222" w:author="Grant Billings" w:date="2025-07-01T16:17:25Z">
        <w:r>
          <w:rPr>
            <w:rFonts w:eastAsia="Times New Roman" w:cs="Times New Roman" w:ascii="Times New Roman" w:hAnsi="Times New Roman"/>
            <w:sz w:val="24"/>
            <w:szCs w:val="24"/>
          </w:rPr>
          <w:t xml:space="preserve"> they</w:t>
        </w:r>
      </w:ins>
      <w:r>
        <w:rPr>
          <w:rFonts w:eastAsia="Times New Roman" w:cs="Times New Roman" w:ascii="Times New Roman" w:hAnsi="Times New Roman"/>
          <w:sz w:val="24"/>
          <w:szCs w:val="24"/>
        </w:rPr>
        <w:t xml:space="preserve"> carry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6:50Z"/>
        </w:rPr>
        <w:t>Table S3</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We use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to refer to the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to avoid confusion with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 Since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have been deployed for a long time, the frequencies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showed multiple peaks over decades resulting in multiple reductions in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7:02Z"/>
        </w:rPr>
        <w:t>Fig</w:t>
      </w:r>
      <w:ins w:id="225" w:author="Grant Billings" w:date="2025-07-01T15:37:00Z">
        <w:r>
          <w:rPr>
            <w:rFonts w:eastAsia="Times New Roman" w:cs="Times New Roman" w:ascii="Times New Roman" w:hAnsi="Times New Roman"/>
            <w:b/>
            <w:bCs/>
            <w:sz w:val="24"/>
            <w:szCs w:val="24"/>
          </w:rPr>
          <w:t>ure</w:t>
        </w:r>
      </w:ins>
      <w:del w:id="226" w:author="Grant Billings" w:date="2025-07-01T15:36:59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7:02Z"/>
        </w:rPr>
        <w:t xml:space="preserve"> 4</w:t>
      </w:r>
      <w:r>
        <w:rPr>
          <w:rFonts w:eastAsia="Times New Roman" w:cs="Times New Roman" w:ascii="Times New Roman" w:hAnsi="Times New Roman"/>
          <w:i/>
          <w:sz w:val="24"/>
          <w:szCs w:val="24"/>
        </w:rPr>
        <w:t>A</w:t>
      </w:r>
      <w:ins w:id="228" w:author="Grant Billings" w:date="2025-07-01T16:17:55Z">
        <w:r>
          <w:rPr>
            <w:rFonts w:eastAsia="Times New Roman" w:cs="Times New Roman" w:ascii="Times New Roman" w:hAnsi="Times New Roman"/>
            <w:i w:val="false"/>
            <w:iCs w:val="false"/>
            <w:sz w:val="24"/>
            <w:szCs w:val="24"/>
          </w:rPr>
          <w:t>-</w:t>
        </w:r>
      </w:ins>
      <w:ins w:id="229" w:author="Grant Billings" w:date="2025-07-01T16:17:55Z">
        <w:r>
          <w:rPr>
            <w:rFonts w:eastAsia="Times New Roman" w:cs="Times New Roman" w:ascii="Times New Roman" w:hAnsi="Times New Roman"/>
            <w:i/>
            <w:iCs/>
            <w:sz w:val="24"/>
            <w:szCs w:val="24"/>
          </w:rPr>
          <w:t>C</w:t>
        </w:r>
      </w:ins>
      <w:r>
        <w:rPr>
          <w:rFonts w:eastAsia="Times New Roman" w:cs="Times New Roman" w:ascii="Times New Roman" w:hAnsi="Times New Roman"/>
          <w:sz w:val="24"/>
          <w:szCs w:val="24"/>
        </w:rPr>
        <w:t xml:space="preserve">). </w:t>
      </w:r>
      <w:del w:id="230" w:author="Grant Billings" w:date="2025-07-01T16:18:08Z">
        <w:r>
          <w:rPr>
            <w:rFonts w:eastAsia="Times New Roman" w:cs="Times New Roman" w:ascii="Times New Roman" w:hAnsi="Times New Roman"/>
            <w:sz w:val="24"/>
            <w:szCs w:val="24"/>
          </w:rPr>
          <w:delText>However, we noticed that t</w:delText>
        </w:r>
      </w:del>
      <w:ins w:id="231" w:author="Grant Billings" w:date="2025-07-01T16:18:09Z">
        <w:r>
          <w:rPr>
            <w:rFonts w:eastAsia="Times New Roman" w:cs="Times New Roman" w:ascii="Times New Roman" w:hAnsi="Times New Roman"/>
            <w:sz w:val="24"/>
            <w:szCs w:val="24"/>
          </w:rPr>
          <w:t>T</w:t>
        </w:r>
      </w:ins>
      <w:r>
        <w:rPr>
          <w:rFonts w:eastAsia="Times New Roman" w:cs="Times New Roman" w:ascii="Times New Roman" w:hAnsi="Times New Roman"/>
          <w:sz w:val="24"/>
          <w:szCs w:val="24"/>
        </w:rPr>
        <w:t xml:space="preserve">he maximal deployment of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m occurred in the 1980s (</w:t>
      </w:r>
      <w:r>
        <w:rPr>
          <w:rFonts w:eastAsia="Times New Roman" w:cs="Times New Roman" w:ascii="Times New Roman" w:hAnsi="Times New Roman"/>
          <w:b/>
          <w:bCs/>
          <w:sz w:val="24"/>
          <w:szCs w:val="24"/>
          <w:rPrChange w:id="0" w:author="Grant Billings" w:date="2025-07-01T15:36:57Z"/>
        </w:rPr>
        <w:t>Fig</w:t>
      </w:r>
      <w:del w:id="233" w:author="Grant Billings" w:date="2025-07-01T15:36:53Z">
        <w:r>
          <w:rPr>
            <w:rFonts w:eastAsia="Times New Roman" w:cs="Times New Roman" w:ascii="Times New Roman" w:hAnsi="Times New Roman"/>
            <w:b/>
            <w:bCs/>
            <w:sz w:val="24"/>
            <w:szCs w:val="24"/>
          </w:rPr>
          <w:delText>.</w:delText>
        </w:r>
      </w:del>
      <w:ins w:id="234" w:author="Grant Billings" w:date="2025-07-01T15:36:54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6:57Z"/>
        </w:rPr>
        <w:t xml:space="preserve"> S2</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7:05Z"/>
        </w:rPr>
        <w:t>Table S3</w:t>
      </w:r>
      <w:r>
        <w:rPr>
          <w:rFonts w:eastAsia="Times New Roman" w:cs="Times New Roman" w:ascii="Times New Roman" w:hAnsi="Times New Roman"/>
          <w:sz w:val="24"/>
          <w:szCs w:val="24"/>
        </w:rPr>
        <w:t xml:space="preserve">). There was a rapid loss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between the late 1980s and early 1990s after heavy deployment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The same pattern occurred in the early 2000s, when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reached another peak,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decreased to its lowest level in the late 2000s. These findings suggest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the pathogen was influenced by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about </w:t>
      </w:r>
      <w:del w:id="237" w:author="Grant Billings" w:date="2025-07-01T16:18:58Z">
        <w:r>
          <w:rPr>
            <w:rFonts w:eastAsia="Times New Roman" w:cs="Times New Roman" w:ascii="Times New Roman" w:hAnsi="Times New Roman"/>
            <w:sz w:val="24"/>
            <w:szCs w:val="24"/>
          </w:rPr>
          <w:delText>5</w:delText>
        </w:r>
      </w:del>
      <w:ins w:id="238" w:author="Grant Billings" w:date="2025-07-01T16:19:23Z">
        <w:r>
          <w:rPr>
            <w:rFonts w:eastAsia="Times New Roman" w:cs="Times New Roman" w:ascii="Times New Roman" w:hAnsi="Times New Roman"/>
            <w:sz w:val="24"/>
            <w:szCs w:val="24"/>
          </w:rPr>
          <w:t>half a decade</w:t>
        </w:r>
      </w:ins>
      <w:del w:id="239" w:author="Grant Billings" w:date="2025-07-01T16:19:26Z">
        <w:r>
          <w:rPr>
            <w:rFonts w:eastAsia="Times New Roman" w:cs="Times New Roman" w:ascii="Times New Roman" w:hAnsi="Times New Roman"/>
            <w:sz w:val="24"/>
            <w:szCs w:val="24"/>
          </w:rPr>
          <w:delText xml:space="preserve"> years</w:delText>
        </w:r>
      </w:del>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Pi-km</w:t>
      </w:r>
      <w:ins w:id="240" w:author="Grant Billings" w:date="2025-07-01T16:19:04Z">
        <w:r>
          <w:rPr>
            <w:rFonts w:eastAsia="Times New Roman" w:cs="Times New Roman" w:ascii="Times New Roman" w:hAnsi="Times New Roman"/>
            <w:i/>
            <w:sz w:val="24"/>
            <w:szCs w:val="24"/>
          </w:rPr>
          <w:t xml:space="preserve"> </w:t>
        </w:r>
      </w:ins>
      <w:ins w:id="241" w:author="Grant Billings" w:date="2025-07-01T16:19:04Z">
        <w:r>
          <w:rPr>
            <w:rFonts w:eastAsia="Times New Roman" w:cs="Times New Roman" w:ascii="Times New Roman" w:hAnsi="Times New Roman"/>
            <w:i w:val="false"/>
            <w:iCs w:val="false"/>
            <w:sz w:val="24"/>
            <w:szCs w:val="24"/>
          </w:rPr>
          <w:t xml:space="preserve">and </w:t>
        </w:r>
      </w:ins>
      <w:ins w:id="242" w:author="Grant Billings" w:date="2025-07-01T16:19:04Z">
        <w:r>
          <w:rPr>
            <w:rFonts w:eastAsia="Times New Roman" w:cs="Times New Roman" w:ascii="Times New Roman" w:hAnsi="Times New Roman"/>
            <w:i/>
            <w:iCs/>
            <w:sz w:val="24"/>
            <w:szCs w:val="24"/>
          </w:rPr>
          <w:t>Pi-k</w:t>
        </w:r>
      </w:ins>
      <w:ins w:id="243" w:author="Grant Billings" w:date="2025-07-01T16:19:04Z">
        <w:r>
          <w:rPr>
            <w:rFonts w:eastAsia="Times New Roman" w:cs="Times New Roman" w:ascii="Times New Roman" w:hAnsi="Times New Roman"/>
            <w:i/>
            <w:sz w:val="24"/>
            <w:szCs w:val="24"/>
          </w:rPr>
          <w:t>s</w:t>
        </w:r>
      </w:ins>
      <w:r>
        <w:rPr>
          <w:rFonts w:eastAsia="Times New Roman" w:cs="Times New Roman" w:ascii="Times New Roman" w:hAnsi="Times New Roman"/>
          <w:sz w:val="24"/>
          <w:szCs w:val="24"/>
        </w:rPr>
        <w:t xml:space="preserve"> </w:t>
      </w:r>
      <w:del w:id="244" w:author="Grant Billings" w:date="2025-07-01T16:19:07Z">
        <w:r>
          <w:rPr>
            <w:rFonts w:eastAsia="Times New Roman" w:cs="Times New Roman" w:ascii="Times New Roman" w:hAnsi="Times New Roman"/>
            <w:sz w:val="24"/>
            <w:szCs w:val="24"/>
          </w:rPr>
          <w:delText>was</w:delText>
        </w:r>
      </w:del>
      <w:ins w:id="245" w:author="Grant Billings" w:date="2025-07-01T16:19:09Z">
        <w:r>
          <w:rPr>
            <w:rFonts w:eastAsia="Times New Roman" w:cs="Times New Roman" w:ascii="Times New Roman" w:hAnsi="Times New Roman"/>
            <w:sz w:val="24"/>
            <w:szCs w:val="24"/>
          </w:rPr>
          <w:t>were</w:t>
        </w:r>
      </w:ins>
      <w:r>
        <w:rPr>
          <w:rFonts w:eastAsia="Times New Roman" w:cs="Times New Roman" w:ascii="Times New Roman" w:hAnsi="Times New Roman"/>
          <w:sz w:val="24"/>
          <w:szCs w:val="24"/>
        </w:rPr>
        <w:t xml:space="preserve"> heavily deployed. Further analysis showed that the prevalence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was best predicted if the average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frequency in the preceding –9 to –2 years was used. A joint model was needed to account for the effects of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b/>
          <w:bCs/>
          <w:sz w:val="24"/>
          <w:szCs w:val="24"/>
          <w:rPrChange w:id="0" w:author="Grant Billings" w:date="2025-07-01T15:31:44Z"/>
        </w:rPr>
        <w:t>Figure 3</w:t>
      </w:r>
      <w:r>
        <w:rPr>
          <w:rFonts w:eastAsia="Times New Roman" w:cs="Times New Roman" w:ascii="Times New Roman" w:hAnsi="Times New Roman"/>
          <w:i/>
          <w:iCs/>
          <w:sz w:val="24"/>
          <w:szCs w:val="24"/>
          <w:rPrChange w:id="0" w:author="Grant Billings" w:date="2025-07-01T15:31:44Z"/>
        </w:rPr>
        <w:t>D</w:t>
      </w:r>
      <w:r>
        <w:rPr>
          <w:rFonts w:eastAsia="Times New Roman" w:cs="Times New Roman" w:ascii="Times New Roman" w:hAnsi="Times New Roman"/>
          <w:sz w:val="24"/>
          <w:szCs w:val="24"/>
        </w:rPr>
        <w:t>).</w:t>
      </w:r>
      <w:ins w:id="248" w:author="Grant Billings" w:date="2025-07-01T16:22:19Z">
        <w:r>
          <w:rPr>
            <w:rFonts w:eastAsia="Times New Roman" w:cs="Times New Roman" w:ascii="Times New Roman" w:hAnsi="Times New Roman"/>
            <w:sz w:val="24"/>
            <w:szCs w:val="24"/>
          </w:rPr>
          <w:t xml:space="preserve"> Although the impact of </w:t>
        </w:r>
      </w:ins>
      <w:ins w:id="249" w:author="Grant Billings" w:date="2025-07-01T16:22:19Z">
        <w:r>
          <w:rPr>
            <w:rFonts w:eastAsia="Times New Roman" w:cs="Times New Roman" w:ascii="Times New Roman" w:hAnsi="Times New Roman"/>
            <w:i/>
            <w:iCs/>
            <w:sz w:val="24"/>
            <w:szCs w:val="24"/>
          </w:rPr>
          <w:t>Pi-km</w:t>
        </w:r>
      </w:ins>
      <w:ins w:id="250" w:author="Grant Billings" w:date="2025-07-01T16:22:19Z">
        <w:r>
          <w:rPr>
            <w:rFonts w:eastAsia="Times New Roman" w:cs="Times New Roman" w:ascii="Times New Roman" w:hAnsi="Times New Roman"/>
            <w:i w:val="false"/>
            <w:iCs w:val="false"/>
            <w:sz w:val="24"/>
            <w:szCs w:val="24"/>
          </w:rPr>
          <w:t xml:space="preserve"> on</w:t>
        </w:r>
      </w:ins>
      <w:ins w:id="251" w:author="Grant Billings" w:date="2025-07-01T16:22:19Z">
        <w:r>
          <w:rPr>
            <w:rFonts w:eastAsia="Times New Roman" w:cs="Times New Roman" w:ascii="Times New Roman" w:hAnsi="Times New Roman"/>
            <w:i/>
            <w:iCs/>
            <w:sz w:val="24"/>
            <w:szCs w:val="24"/>
          </w:rPr>
          <w:t xml:space="preserve"> AVR-Pik</w:t>
        </w:r>
      </w:ins>
      <w:ins w:id="252" w:author="Grant Billings" w:date="2025-07-01T16:22:19Z">
        <w:r>
          <w:rPr>
            <w:rFonts w:eastAsia="Times New Roman" w:cs="Times New Roman" w:ascii="Times New Roman" w:hAnsi="Times New Roman"/>
            <w:i w:val="false"/>
            <w:iCs w:val="false"/>
            <w:sz w:val="24"/>
            <w:szCs w:val="24"/>
          </w:rPr>
          <w:t xml:space="preserve"> prevalence depends on </w:t>
        </w:r>
      </w:ins>
      <w:ins w:id="253" w:author="Grant Billings" w:date="2025-07-01T16:22:19Z">
        <w:r>
          <w:rPr>
            <w:rFonts w:eastAsia="Times New Roman" w:cs="Times New Roman" w:ascii="Times New Roman" w:hAnsi="Times New Roman"/>
            <w:i w:val="false"/>
            <w:iCs w:val="false"/>
            <w:color w:val="auto"/>
            <w:kern w:val="0"/>
            <w:sz w:val="24"/>
            <w:szCs w:val="24"/>
            <w:lang w:val="en-US" w:eastAsia="en-US" w:bidi="ar-SA"/>
          </w:rPr>
          <w:t>the</w:t>
        </w:r>
      </w:ins>
      <w:ins w:id="254" w:author="Grant Billings" w:date="2025-07-01T16:22:19Z">
        <w:r>
          <w:rPr>
            <w:rFonts w:eastAsia="Times New Roman" w:cs="Times New Roman" w:ascii="Times New Roman" w:hAnsi="Times New Roman"/>
            <w:i w:val="false"/>
            <w:iCs w:val="false"/>
            <w:sz w:val="24"/>
            <w:szCs w:val="24"/>
          </w:rPr>
          <w:t xml:space="preserve"> background frequency of </w:t>
        </w:r>
      </w:ins>
      <w:ins w:id="255" w:author="Grant Billings" w:date="2025-07-01T16:22:19Z">
        <w:r>
          <w:rPr>
            <w:rFonts w:eastAsia="Times New Roman" w:cs="Times New Roman" w:ascii="Times New Roman" w:hAnsi="Times New Roman"/>
            <w:i/>
            <w:iCs/>
            <w:sz w:val="24"/>
            <w:szCs w:val="24"/>
          </w:rPr>
          <w:t>Pi-ks</w:t>
        </w:r>
      </w:ins>
      <w:ins w:id="256" w:author="Grant Billings" w:date="2025-07-01T16:22:19Z">
        <w:r>
          <w:rPr>
            <w:rFonts w:eastAsia="Times New Roman" w:cs="Times New Roman" w:ascii="Times New Roman" w:hAnsi="Times New Roman"/>
            <w:i w:val="false"/>
            <w:iCs w:val="false"/>
            <w:sz w:val="24"/>
            <w:szCs w:val="24"/>
          </w:rPr>
          <w:t xml:space="preserve">, </w:t>
        </w:r>
      </w:ins>
      <w:ins w:id="257" w:author="Grant Billings" w:date="2025-07-01T16:23:07Z">
        <w:r>
          <w:rPr>
            <w:rFonts w:eastAsia="Times New Roman" w:cs="Times New Roman" w:ascii="Times New Roman" w:hAnsi="Times New Roman"/>
            <w:i/>
            <w:iCs/>
            <w:sz w:val="24"/>
            <w:szCs w:val="24"/>
          </w:rPr>
          <w:t>Pi-km</w:t>
        </w:r>
      </w:ins>
      <w:ins w:id="258" w:author="Grant Billings" w:date="2025-07-01T16:23:07Z">
        <w:r>
          <w:rPr>
            <w:rFonts w:eastAsia="Times New Roman" w:cs="Times New Roman" w:ascii="Times New Roman" w:hAnsi="Times New Roman"/>
            <w:i w:val="false"/>
            <w:iCs w:val="false"/>
            <w:sz w:val="24"/>
            <w:szCs w:val="24"/>
          </w:rPr>
          <w:t xml:space="preserve"> appears to have a weaker impact on the prevalence of </w:t>
        </w:r>
      </w:ins>
      <w:ins w:id="259" w:author="Grant Billings" w:date="2025-07-01T16:23:07Z">
        <w:r>
          <w:rPr>
            <w:rFonts w:eastAsia="Times New Roman" w:cs="Times New Roman" w:ascii="Times New Roman" w:hAnsi="Times New Roman"/>
            <w:i/>
            <w:iCs/>
            <w:sz w:val="24"/>
            <w:szCs w:val="24"/>
          </w:rPr>
          <w:t>AVR-Piks</w:t>
        </w:r>
      </w:ins>
      <w:ins w:id="260" w:author="Grant Billings" w:date="2025-07-01T16:23:07Z">
        <w:r>
          <w:rPr>
            <w:rFonts w:eastAsia="Times New Roman" w:cs="Times New Roman" w:ascii="Times New Roman" w:hAnsi="Times New Roman"/>
            <w:i w:val="false"/>
            <w:iCs w:val="false"/>
            <w:sz w:val="24"/>
            <w:szCs w:val="24"/>
          </w:rPr>
          <w:t xml:space="preserve"> as compared to the corresponding dynamics for </w:t>
        </w:r>
      </w:ins>
      <w:ins w:id="261" w:author="Grant Billings" w:date="2025-07-01T16:23:07Z">
        <w:r>
          <w:rPr>
            <w:rFonts w:eastAsia="Times New Roman" w:cs="Times New Roman" w:ascii="Times New Roman" w:hAnsi="Times New Roman"/>
            <w:i/>
            <w:iCs/>
            <w:sz w:val="24"/>
            <w:szCs w:val="24"/>
          </w:rPr>
          <w:t>AVR-Pita1</w:t>
        </w:r>
      </w:ins>
      <w:ins w:id="262" w:author="Grant Billings" w:date="2025-07-01T16:23:07Z">
        <w:r>
          <w:rPr>
            <w:rFonts w:eastAsia="Times New Roman" w:cs="Times New Roman" w:ascii="Times New Roman" w:hAnsi="Times New Roman"/>
            <w:i w:val="false"/>
            <w:iCs w:val="false"/>
            <w:sz w:val="24"/>
            <w:szCs w:val="24"/>
          </w:rPr>
          <w:t xml:space="preserve"> (</w:t>
        </w:r>
      </w:ins>
      <w:ins w:id="263" w:author="Grant Billings" w:date="2025-07-01T16:23:07Z">
        <w:r>
          <w:rPr>
            <w:rFonts w:eastAsia="Times New Roman" w:cs="Times New Roman" w:ascii="Times New Roman" w:hAnsi="Times New Roman"/>
            <w:b/>
            <w:bCs/>
            <w:i w:val="false"/>
            <w:iCs w:val="false"/>
            <w:sz w:val="24"/>
            <w:szCs w:val="24"/>
          </w:rPr>
          <w:t>Figure 3</w:t>
        </w:r>
      </w:ins>
      <w:ins w:id="264" w:author="Grant Billings" w:date="2025-07-01T16:23:07Z">
        <w:r>
          <w:rPr>
            <w:rFonts w:eastAsia="Times New Roman" w:cs="Times New Roman" w:ascii="Times New Roman" w:hAnsi="Times New Roman"/>
            <w:b w:val="false"/>
            <w:bCs w:val="false"/>
            <w:i/>
            <w:iCs/>
            <w:sz w:val="24"/>
            <w:szCs w:val="24"/>
          </w:rPr>
          <w:t>D</w:t>
        </w:r>
      </w:ins>
      <w:ins w:id="265" w:author="Grant Billings" w:date="2025-07-01T16:23:07Z">
        <w:r>
          <w:rPr>
            <w:rFonts w:eastAsia="Times New Roman" w:cs="Times New Roman" w:ascii="Times New Roman" w:hAnsi="Times New Roman"/>
            <w:b w:val="false"/>
            <w:bCs w:val="false"/>
            <w:i w:val="false"/>
            <w:iCs w:val="false"/>
            <w:sz w:val="24"/>
            <w:szCs w:val="24"/>
          </w:rPr>
          <w:t>).</w:t>
        </w:r>
      </w:ins>
    </w:p>
    <w:p>
      <w:pPr>
        <w:pStyle w:val="Normal"/>
        <w:spacing w:lineRule="auto" w:line="360"/>
        <w:jc w:val="both"/>
        <w:rPr>
          <w:rFonts w:ascii="Times New Roman" w:hAnsi="Times New Roman"/>
        </w:rPr>
      </w:pPr>
      <w:del w:id="266" w:author="Grant Billings" w:date="2025-07-01T16:23:59Z">
        <w:r>
          <w:rPr>
            <w:rFonts w:eastAsia="Times New Roman" w:cs="Times New Roman" w:ascii="Times New Roman" w:hAnsi="Times New Roman"/>
            <w:i/>
            <w:sz w:val="24"/>
            <w:szCs w:val="24"/>
          </w:rPr>
          <w:delText>AVR-Pik</w:delText>
        </w:r>
      </w:del>
      <w:del w:id="267" w:author="Grant Billings" w:date="2025-07-01T16:23:59Z">
        <w:r>
          <w:rPr>
            <w:rFonts w:eastAsia="Times New Roman" w:cs="Times New Roman" w:ascii="Times New Roman" w:hAnsi="Times New Roman"/>
            <w:sz w:val="24"/>
            <w:szCs w:val="24"/>
          </w:rPr>
          <w:delText xml:space="preserve"> was less efficient to overcome the </w:delText>
        </w:r>
      </w:del>
      <w:del w:id="268" w:author="Grant Billings" w:date="2025-07-01T16:23:59Z">
        <w:r>
          <w:rPr>
            <w:rFonts w:eastAsia="Times New Roman" w:cs="Times New Roman" w:ascii="Times New Roman" w:hAnsi="Times New Roman"/>
            <w:i/>
            <w:sz w:val="24"/>
            <w:szCs w:val="24"/>
          </w:rPr>
          <w:delText xml:space="preserve">R </w:delText>
        </w:r>
      </w:del>
      <w:del w:id="269" w:author="Grant Billings" w:date="2025-07-01T16:23:59Z">
        <w:r>
          <w:rPr>
            <w:rFonts w:eastAsia="Times New Roman" w:cs="Times New Roman" w:ascii="Times New Roman" w:hAnsi="Times New Roman"/>
            <w:sz w:val="24"/>
            <w:szCs w:val="24"/>
          </w:rPr>
          <w:delText xml:space="preserve">gene’s selection pressure compared to </w:delText>
        </w:r>
      </w:del>
      <w:del w:id="270" w:author="Grant Billings" w:date="2025-07-01T16:23:59Z">
        <w:r>
          <w:rPr>
            <w:rFonts w:eastAsia="Times New Roman" w:cs="Times New Roman" w:ascii="Times New Roman" w:hAnsi="Times New Roman"/>
            <w:i/>
            <w:sz w:val="24"/>
            <w:szCs w:val="24"/>
          </w:rPr>
          <w:delText>AVR-Pita1</w:delText>
        </w:r>
      </w:del>
      <w:del w:id="271" w:author="Grant Billings" w:date="2025-07-01T16:23:59Z">
        <w:r>
          <w:rPr>
            <w:rFonts w:eastAsia="Times New Roman" w:cs="Times New Roman" w:ascii="Times New Roman" w:hAnsi="Times New Roman"/>
            <w:sz w:val="24"/>
            <w:szCs w:val="24"/>
          </w:rPr>
          <w:delText xml:space="preserve">, suggesting that </w:delText>
        </w:r>
      </w:del>
      <w:del w:id="272" w:author="Grant Billings" w:date="2025-07-01T16:23:59Z">
        <w:r>
          <w:rPr>
            <w:rFonts w:eastAsia="Times New Roman" w:cs="Times New Roman" w:ascii="Times New Roman" w:hAnsi="Times New Roman"/>
            <w:i/>
            <w:sz w:val="24"/>
            <w:szCs w:val="24"/>
          </w:rPr>
          <w:delText>AVR-Pik</w:delText>
        </w:r>
      </w:del>
      <w:del w:id="273" w:author="Grant Billings" w:date="2025-07-01T16:23:59Z">
        <w:r>
          <w:rPr>
            <w:rFonts w:eastAsia="Times New Roman" w:cs="Times New Roman" w:ascii="Times New Roman" w:hAnsi="Times New Roman"/>
            <w:sz w:val="24"/>
            <w:szCs w:val="24"/>
          </w:rPr>
          <w:delText xml:space="preserve"> might have a fitness benefit to </w:delText>
        </w:r>
      </w:del>
      <w:del w:id="274" w:author="Grant Billings" w:date="2025-07-01T16:23:59Z">
        <w:r>
          <w:rPr>
            <w:rFonts w:eastAsia="Times New Roman" w:cs="Times New Roman" w:ascii="Times New Roman" w:hAnsi="Times New Roman"/>
            <w:i/>
            <w:sz w:val="24"/>
            <w:szCs w:val="24"/>
          </w:rPr>
          <w:delText>Mo</w:delText>
        </w:r>
      </w:del>
      <w:del w:id="275" w:author="Grant Billings" w:date="2025-07-01T16:23:59Z">
        <w:r>
          <w:rPr>
            <w:rFonts w:eastAsia="Times New Roman" w:cs="Times New Roman" w:ascii="Times New Roman" w:hAnsi="Times New Roman"/>
            <w:sz w:val="24"/>
            <w:szCs w:val="24"/>
          </w:rPr>
          <w:delText xml:space="preserve"> (</w:delText>
        </w:r>
      </w:del>
      <w:del w:id="276" w:author="Grant Billings" w:date="2025-07-01T16:23:59Z">
        <w:r>
          <w:rPr>
            <w:rFonts w:eastAsia="Times New Roman" w:cs="Times New Roman" w:ascii="Times New Roman" w:hAnsi="Times New Roman"/>
            <w:b/>
            <w:bCs/>
            <w:sz w:val="24"/>
            <w:szCs w:val="24"/>
          </w:rPr>
          <w:delText>Fig</w:delText>
        </w:r>
      </w:del>
      <w:del w:id="277" w:author="Grant Billings" w:date="2025-07-01T15:37:49Z">
        <w:r>
          <w:rPr>
            <w:rFonts w:eastAsia="Times New Roman" w:cs="Times New Roman" w:ascii="Times New Roman" w:hAnsi="Times New Roman"/>
            <w:b/>
            <w:bCs/>
            <w:sz w:val="24"/>
            <w:szCs w:val="24"/>
          </w:rPr>
          <w:delText>s.</w:delText>
        </w:r>
      </w:del>
      <w:del w:id="278" w:author="Grant Billings" w:date="2025-07-01T16:23:59Z">
        <w:r>
          <w:rPr>
            <w:rFonts w:eastAsia="Times New Roman" w:cs="Times New Roman" w:ascii="Times New Roman" w:hAnsi="Times New Roman"/>
            <w:b/>
            <w:bCs/>
            <w:sz w:val="24"/>
            <w:szCs w:val="24"/>
          </w:rPr>
          <w:delText xml:space="preserve"> 2</w:delText>
        </w:r>
      </w:del>
      <w:del w:id="279" w:author="Grant Billings" w:date="2025-07-01T16:23:59Z">
        <w:r>
          <w:rPr>
            <w:rFonts w:eastAsia="Times New Roman" w:cs="Times New Roman" w:ascii="Times New Roman" w:hAnsi="Times New Roman"/>
            <w:b/>
            <w:bCs/>
            <w:i/>
            <w:iCs/>
            <w:sz w:val="24"/>
            <w:szCs w:val="24"/>
          </w:rPr>
          <w:delText>D</w:delText>
        </w:r>
      </w:del>
      <w:del w:id="280" w:author="Grant Billings" w:date="2025-07-01T16:23:59Z">
        <w:r>
          <w:rPr>
            <w:rFonts w:eastAsia="Times New Roman" w:cs="Times New Roman" w:ascii="Times New Roman" w:hAnsi="Times New Roman"/>
            <w:b/>
            <w:bCs/>
            <w:sz w:val="24"/>
            <w:szCs w:val="24"/>
          </w:rPr>
          <w:delText xml:space="preserve"> and 3</w:delText>
        </w:r>
      </w:del>
      <w:del w:id="281" w:author="Grant Billings" w:date="2025-07-01T16:23:59Z">
        <w:r>
          <w:rPr>
            <w:rFonts w:eastAsia="Times New Roman" w:cs="Times New Roman" w:ascii="Times New Roman" w:hAnsi="Times New Roman"/>
            <w:b/>
            <w:bCs/>
            <w:i/>
            <w:iCs/>
            <w:sz w:val="24"/>
            <w:szCs w:val="24"/>
          </w:rPr>
          <w:delText>D</w:delText>
        </w:r>
      </w:del>
      <w:del w:id="282" w:author="Grant Billings" w:date="2025-07-01T16:23:59Z">
        <w:r>
          <w:rPr>
            <w:rFonts w:eastAsia="Times New Roman" w:cs="Times New Roman" w:ascii="Times New Roman" w:hAnsi="Times New Roman"/>
            <w:b/>
            <w:bCs/>
            <w:sz w:val="24"/>
            <w:szCs w:val="24"/>
          </w:rPr>
          <w:delText xml:space="preserve">). Considering the overall low frequency of </w:delText>
        </w:r>
      </w:del>
      <w:del w:id="283" w:author="Grant Billings" w:date="2025-07-01T16:23:59Z">
        <w:r>
          <w:rPr>
            <w:rFonts w:eastAsia="Times New Roman" w:cs="Times New Roman" w:ascii="Times New Roman" w:hAnsi="Times New Roman"/>
            <w:b/>
            <w:bCs/>
            <w:i/>
            <w:sz w:val="24"/>
            <w:szCs w:val="24"/>
          </w:rPr>
          <w:delText>AVR-Pik</w:delText>
        </w:r>
      </w:del>
      <w:del w:id="284" w:author="Grant Billings" w:date="2025-07-01T16:23:59Z">
        <w:r>
          <w:rPr>
            <w:rFonts w:eastAsia="Times New Roman" w:cs="Times New Roman" w:ascii="Times New Roman" w:hAnsi="Times New Roman"/>
            <w:b/>
            <w:bCs/>
            <w:sz w:val="24"/>
            <w:szCs w:val="24"/>
          </w:rPr>
          <w:delText xml:space="preserve"> (compared to </w:delText>
        </w:r>
      </w:del>
      <w:del w:id="285" w:author="Grant Billings" w:date="2025-07-01T16:23:59Z">
        <w:r>
          <w:rPr>
            <w:rFonts w:eastAsia="Times New Roman" w:cs="Times New Roman" w:ascii="Times New Roman" w:hAnsi="Times New Roman"/>
            <w:b/>
            <w:bCs/>
            <w:i/>
            <w:sz w:val="24"/>
            <w:szCs w:val="24"/>
          </w:rPr>
          <w:delText>AVR-Pita, AVR-Pi9, AVR-Pizt, AVR-Pib,</w:delText>
        </w:r>
      </w:del>
      <w:del w:id="286" w:author="Grant Billings" w:date="2025-07-01T16:23:59Z">
        <w:r>
          <w:rPr>
            <w:rFonts w:eastAsia="Times New Roman" w:cs="Times New Roman" w:ascii="Times New Roman" w:hAnsi="Times New Roman"/>
            <w:b/>
            <w:bCs/>
            <w:sz w:val="24"/>
            <w:szCs w:val="24"/>
          </w:rPr>
          <w:delText xml:space="preserve"> and </w:delText>
        </w:r>
      </w:del>
      <w:del w:id="287" w:author="Grant Billings" w:date="2025-07-01T16:23:59Z">
        <w:r>
          <w:rPr>
            <w:rFonts w:eastAsia="Times New Roman" w:cs="Times New Roman" w:ascii="Times New Roman" w:hAnsi="Times New Roman"/>
            <w:b/>
            <w:bCs/>
            <w:i/>
            <w:sz w:val="24"/>
            <w:szCs w:val="24"/>
          </w:rPr>
          <w:delText>ACE1</w:delText>
        </w:r>
      </w:del>
      <w:del w:id="288" w:author="Grant Billings" w:date="2025-07-01T16:23:59Z">
        <w:r>
          <w:rPr>
            <w:rFonts w:eastAsia="Times New Roman" w:cs="Times New Roman" w:ascii="Times New Roman" w:hAnsi="Times New Roman"/>
            <w:b/>
            <w:bCs/>
            <w:sz w:val="24"/>
            <w:szCs w:val="24"/>
          </w:rPr>
          <w:delText xml:space="preserve">), heavy deployment of </w:delText>
        </w:r>
      </w:del>
      <w:del w:id="289" w:author="Grant Billings" w:date="2025-07-01T16:23:59Z">
        <w:r>
          <w:rPr>
            <w:rFonts w:eastAsia="Times New Roman" w:cs="Times New Roman" w:ascii="Times New Roman" w:hAnsi="Times New Roman"/>
            <w:b/>
            <w:bCs/>
            <w:i/>
            <w:sz w:val="24"/>
            <w:szCs w:val="24"/>
          </w:rPr>
          <w:delText>Pikm/Piks</w:delText>
        </w:r>
      </w:del>
      <w:del w:id="290" w:author="Grant Billings" w:date="2025-07-01T16:23:59Z">
        <w:r>
          <w:rPr>
            <w:rFonts w:eastAsia="Times New Roman" w:cs="Times New Roman" w:ascii="Times New Roman" w:hAnsi="Times New Roman"/>
            <w:b/>
            <w:bCs/>
            <w:sz w:val="24"/>
            <w:szCs w:val="24"/>
          </w:rPr>
          <w:delText xml:space="preserve"> over time negated that benefit.</w:delText>
        </w:r>
      </w:del>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Evolutionary relationships among nucleotide variants of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p>
    <w:p>
      <w:pPr>
        <w:pStyle w:val="Normal"/>
        <w:spacing w:lineRule="auto" w:line="360"/>
        <w:jc w:val="both"/>
        <w:rPr>
          <w:rFonts w:ascii="Times New Roman" w:hAnsi="Times New Roman"/>
          <w:ins w:id="305" w:author="Grant Billings" w:date="2025-07-02T08:59:42Z"/>
        </w:rPr>
      </w:pPr>
      <w:r>
        <w:rPr>
          <w:rFonts w:eastAsia="Times New Roman" w:cs="Times New Roman" w:ascii="Times New Roman" w:hAnsi="Times New Roman"/>
          <w:sz w:val="24"/>
          <w:szCs w:val="24"/>
        </w:rPr>
        <w:t xml:space="preserve">There were 109 </w:t>
      </w:r>
      <w:ins w:id="291" w:author="Grant Billings" w:date="2025-07-01T16:24:41Z">
        <w:r>
          <w:rPr>
            <w:rFonts w:eastAsia="Times New Roman" w:cs="Times New Roman" w:ascii="Times New Roman" w:hAnsi="Times New Roman"/>
            <w:sz w:val="24"/>
            <w:szCs w:val="24"/>
          </w:rPr>
          <w:t xml:space="preserve">nucleotide </w:t>
        </w:r>
      </w:ins>
      <w:r>
        <w:rPr>
          <w:rFonts w:eastAsia="Times New Roman" w:cs="Times New Roman" w:ascii="Times New Roman" w:hAnsi="Times New Roman"/>
          <w:sz w:val="24"/>
          <w:szCs w:val="24"/>
        </w:rPr>
        <w:t xml:space="preserve">haplotypes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from 26 segregating sites, and 21 haplotypes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12 segregating sites (</w:t>
      </w:r>
      <w:r>
        <w:rPr>
          <w:rFonts w:eastAsia="Times New Roman" w:cs="Times New Roman" w:ascii="Times New Roman" w:hAnsi="Times New Roman"/>
          <w:b/>
          <w:bCs/>
          <w:sz w:val="24"/>
          <w:szCs w:val="24"/>
          <w:rPrChange w:id="0" w:author="Grant Billings" w:date="2025-07-01T15:35:05Z"/>
        </w:rPr>
        <w:t>Datasets S4</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5:06Z"/>
        </w:rPr>
        <w:t>S5</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5:18Z"/>
        </w:rPr>
        <w:t>Fig</w:t>
      </w:r>
      <w:ins w:id="295" w:author="Grant Billings" w:date="2025-07-01T15:35:07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5:18Z"/>
        </w:rPr>
        <w:t xml:space="preserve"> 4</w:t>
      </w:r>
      <w:r>
        <w:rPr>
          <w:rFonts w:eastAsia="Times New Roman" w:cs="Times New Roman" w:ascii="Times New Roman" w:hAnsi="Times New Roman"/>
          <w:b w:val="false"/>
          <w:bCs w:val="false"/>
          <w:i/>
          <w:iCs/>
          <w:sz w:val="24"/>
          <w:szCs w:val="24"/>
          <w:rPrChange w:id="0" w:author="Grant Billings" w:date="2025-07-02T08:59:22Z"/>
        </w:rPr>
        <w:t>A</w:t>
      </w:r>
      <w:ins w:id="298" w:author="Grant Billings" w:date="2025-07-01T15:35:15Z">
        <w:r>
          <w:rPr>
            <w:rFonts w:eastAsia="Times New Roman" w:cs="Times New Roman" w:ascii="Times New Roman" w:hAnsi="Times New Roman"/>
            <w:sz w:val="24"/>
            <w:szCs w:val="24"/>
          </w:rPr>
          <w:t>/</w:t>
        </w:r>
      </w:ins>
      <w:del w:id="299" w:author="Grant Billings" w:date="2025-07-01T15:35:15Z">
        <w:r>
          <w:rPr>
            <w:rFonts w:eastAsia="Times New Roman" w:cs="Times New Roman" w:ascii="Times New Roman" w:hAnsi="Times New Roman"/>
            <w:sz w:val="24"/>
            <w:szCs w:val="24"/>
          </w:rPr>
          <w:delText xml:space="preserve"> and </w:delText>
        </w:r>
      </w:del>
      <w:del w:id="300" w:author="Grant Billings" w:date="2025-07-01T15:35:15Z">
        <w:r>
          <w:rPr>
            <w:rFonts w:eastAsia="Times New Roman" w:cs="Times New Roman" w:ascii="Times New Roman" w:hAnsi="Times New Roman"/>
            <w:i/>
            <w:iCs/>
            <w:sz w:val="24"/>
            <w:szCs w:val="24"/>
          </w:rPr>
          <w:delText>4</w:delText>
        </w:r>
      </w:del>
      <w:ins w:id="301" w:author="Grant Billings" w:date="2025-07-02T08:59:09Z">
        <w:r>
          <w:rPr>
            <w:rFonts w:eastAsia="Times New Roman" w:cs="Times New Roman" w:ascii="Times New Roman" w:hAnsi="Times New Roman"/>
            <w:i/>
            <w:iCs/>
            <w:sz w:val="24"/>
            <w:szCs w:val="24"/>
          </w:rPr>
          <w:t>D</w:t>
        </w:r>
      </w:ins>
      <w:del w:id="302" w:author="Grant Billings" w:date="2025-07-02T08:59:07Z">
        <w:r>
          <w:rPr>
            <w:rFonts w:eastAsia="Times New Roman" w:cs="Times New Roman" w:ascii="Times New Roman" w:hAnsi="Times New Roman"/>
            <w:i/>
            <w:iCs/>
            <w:sz w:val="24"/>
            <w:szCs w:val="24"/>
          </w:rPr>
          <w:delText>B</w:delText>
        </w:r>
      </w:del>
      <w:r>
        <w:rPr>
          <w:rFonts w:eastAsia="Times New Roman" w:cs="Times New Roman" w:ascii="Times New Roman" w:hAnsi="Times New Roman"/>
          <w:sz w:val="24"/>
          <w:szCs w:val="24"/>
        </w:rPr>
        <w:t>). There was some bias in the representation of clonal linea</w:t>
      </w:r>
      <w:ins w:id="303" w:author="Grant Billings" w:date="2025-07-01T15:39:14Z">
        <w:r>
          <w:rPr>
            <w:rFonts w:eastAsia="Times New Roman" w:cs="Times New Roman" w:ascii="Times New Roman" w:hAnsi="Times New Roman"/>
            <w:sz w:val="24"/>
            <w:szCs w:val="24"/>
          </w:rPr>
          <w:t>ge</w:t>
        </w:r>
      </w:ins>
      <w:del w:id="304" w:author="Grant Billings" w:date="2025-07-01T15:39:13Z">
        <w:r>
          <w:rPr>
            <w:rFonts w:eastAsia="Times New Roman" w:cs="Times New Roman" w:ascii="Times New Roman" w:hAnsi="Times New Roman"/>
            <w:sz w:val="24"/>
            <w:szCs w:val="24"/>
          </w:rPr>
          <w:delText>r</w:delText>
        </w:r>
      </w:del>
      <w:r>
        <w:rPr>
          <w:rFonts w:eastAsia="Times New Roman" w:cs="Times New Roman" w:ascii="Times New Roman" w:hAnsi="Times New Roman"/>
          <w:sz w:val="24"/>
          <w:szCs w:val="24"/>
        </w:rPr>
        <w:t xml:space="preserve">s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with one lineages related to V102 and V080 only being represented in the Global samples set, and lineages related to V061 and V014 being strongly over-represented in the U.S. set.</w:t>
      </w:r>
    </w:p>
    <w:p>
      <w:pPr>
        <w:pStyle w:val="Normal"/>
        <w:spacing w:lineRule="auto" w:line="360"/>
        <w:jc w:val="both"/>
        <w:rPr>
          <w:rFonts w:ascii="Times New Roman" w:hAnsi="Times New Roman"/>
        </w:rPr>
      </w:pPr>
      <w:ins w:id="306" w:author="Grant Billings" w:date="2025-07-02T09:00:54Z">
        <w:r>
          <w:rPr>
            <w:rFonts w:eastAsia="Times New Roman" w:cs="Times New Roman" w:ascii="Times New Roman" w:hAnsi="Times New Roman"/>
            <w:sz w:val="24"/>
            <w:szCs w:val="24"/>
          </w:rPr>
          <w:t xml:space="preserve">We highlighted four </w:t>
        </w:r>
      </w:ins>
      <w:ins w:id="307" w:author="Grant Billings" w:date="2025-07-02T09:01:01Z">
        <w:r>
          <w:rPr>
            <w:rFonts w:eastAsia="Times New Roman" w:cs="Times New Roman" w:ascii="Times New Roman" w:hAnsi="Times New Roman"/>
            <w:sz w:val="24"/>
            <w:szCs w:val="24"/>
          </w:rPr>
          <w:t>critical amino acid residues for each of the AVR proteins and noted each time we observed them in the U.S. and Global sample sets (</w:t>
        </w:r>
      </w:ins>
      <w:ins w:id="308" w:author="Grant Billings" w:date="2025-07-02T09:01:01Z">
        <w:r>
          <w:rPr>
            <w:rFonts w:eastAsia="Times New Roman" w:cs="Times New Roman" w:ascii="Times New Roman" w:hAnsi="Times New Roman"/>
            <w:b/>
            <w:bCs/>
            <w:sz w:val="24"/>
            <w:szCs w:val="24"/>
          </w:rPr>
          <w:t>Figure 4</w:t>
        </w:r>
      </w:ins>
      <w:ins w:id="309" w:author="Grant Billings" w:date="2025-07-02T09:01:01Z">
        <w:r>
          <w:rPr>
            <w:rFonts w:eastAsia="Times New Roman" w:cs="Times New Roman" w:ascii="Times New Roman" w:hAnsi="Times New Roman"/>
            <w:b w:val="false"/>
            <w:bCs w:val="false"/>
            <w:i/>
            <w:iCs/>
            <w:sz w:val="24"/>
            <w:szCs w:val="24"/>
          </w:rPr>
          <w:t>B/C</w:t>
        </w:r>
      </w:ins>
      <w:ins w:id="310" w:author="Grant Billings" w:date="2025-07-02T09:01:01Z">
        <w:r>
          <w:rPr>
            <w:rFonts w:eastAsia="Times New Roman" w:cs="Times New Roman" w:ascii="Times New Roman" w:hAnsi="Times New Roman"/>
            <w:b w:val="false"/>
            <w:bCs w:val="false"/>
            <w:i w:val="false"/>
            <w:iCs w:val="false"/>
            <w:sz w:val="24"/>
            <w:szCs w:val="24"/>
          </w:rPr>
          <w:t xml:space="preserve"> and </w:t>
        </w:r>
      </w:ins>
      <w:ins w:id="311" w:author="Grant Billings" w:date="2025-07-02T09:01:01Z">
        <w:r>
          <w:rPr>
            <w:rFonts w:eastAsia="Times New Roman" w:cs="Times New Roman" w:ascii="Times New Roman" w:hAnsi="Times New Roman"/>
            <w:b/>
            <w:bCs/>
            <w:i w:val="false"/>
            <w:iCs w:val="false"/>
            <w:sz w:val="24"/>
            <w:szCs w:val="24"/>
          </w:rPr>
          <w:t>4</w:t>
        </w:r>
      </w:ins>
      <w:ins w:id="312" w:author="Grant Billings" w:date="2025-07-02T09:01:01Z">
        <w:r>
          <w:rPr>
            <w:rFonts w:eastAsia="Times New Roman" w:cs="Times New Roman" w:ascii="Times New Roman" w:hAnsi="Times New Roman"/>
            <w:b w:val="false"/>
            <w:bCs w:val="false"/>
            <w:i/>
            <w:iCs/>
            <w:sz w:val="24"/>
            <w:szCs w:val="24"/>
          </w:rPr>
          <w:t>E</w:t>
        </w:r>
      </w:ins>
      <w:ins w:id="313" w:author="Grant Billings" w:date="2025-07-02T09:01:01Z">
        <w:r>
          <w:rPr>
            <w:rFonts w:eastAsia="Times New Roman" w:cs="Times New Roman" w:ascii="Times New Roman" w:hAnsi="Times New Roman"/>
            <w:b w:val="false"/>
            <w:bCs w:val="false"/>
            <w:i w:val="false"/>
            <w:iCs w:val="false"/>
            <w:sz w:val="24"/>
            <w:szCs w:val="24"/>
          </w:rPr>
          <w:t>/</w:t>
        </w:r>
      </w:ins>
      <w:ins w:id="314" w:author="Grant Billings" w:date="2025-07-02T09:01:01Z">
        <w:r>
          <w:rPr>
            <w:rFonts w:eastAsia="Times New Roman" w:cs="Times New Roman" w:ascii="Times New Roman" w:hAnsi="Times New Roman"/>
            <w:b w:val="false"/>
            <w:bCs w:val="false"/>
            <w:i/>
            <w:iCs/>
            <w:sz w:val="24"/>
            <w:szCs w:val="24"/>
          </w:rPr>
          <w:t>F</w:t>
        </w:r>
      </w:ins>
      <w:ins w:id="315" w:author="Grant Billings" w:date="2025-07-02T09:01:01Z">
        <w:r>
          <w:rPr>
            <w:rFonts w:eastAsia="Times New Roman" w:cs="Times New Roman" w:ascii="Times New Roman" w:hAnsi="Times New Roman"/>
            <w:b w:val="false"/>
            <w:bCs w:val="false"/>
            <w:i w:val="false"/>
            <w:iCs w:val="false"/>
            <w:sz w:val="24"/>
            <w:szCs w:val="24"/>
          </w:rPr>
          <w:t xml:space="preserve">). </w:t>
        </w:r>
      </w:ins>
      <w:ins w:id="316" w:author="Grant Billings" w:date="2025-07-02T09:03:08Z">
        <w:r>
          <w:rPr>
            <w:rFonts w:eastAsia="Times New Roman" w:cs="Times New Roman" w:ascii="Times New Roman" w:hAnsi="Times New Roman"/>
            <w:b w:val="false"/>
            <w:bCs w:val="false"/>
            <w:i w:val="false"/>
            <w:iCs w:val="false"/>
            <w:sz w:val="24"/>
            <w:szCs w:val="24"/>
          </w:rPr>
          <w:t xml:space="preserve">For the most part, once new variants of AVR-Pita1 or AVR-Pik were observed, they </w:t>
        </w:r>
      </w:ins>
      <w:ins w:id="317" w:author="Grant Billings" w:date="2025-07-02T09:04:05Z">
        <w:r>
          <w:rPr>
            <w:rFonts w:eastAsia="Times New Roman" w:cs="Times New Roman" w:ascii="Times New Roman" w:hAnsi="Times New Roman"/>
            <w:b w:val="false"/>
            <w:bCs w:val="false"/>
            <w:i w:val="false"/>
            <w:iCs w:val="false"/>
            <w:sz w:val="24"/>
            <w:szCs w:val="24"/>
          </w:rPr>
          <w:t>stayed around for the duration of sampling.</w:t>
        </w:r>
      </w:ins>
      <w:ins w:id="318" w:author="Grant Billings" w:date="2025-07-02T09:05:02Z">
        <w:r>
          <w:rPr>
            <w:rFonts w:eastAsia="Times New Roman" w:cs="Times New Roman" w:ascii="Times New Roman" w:hAnsi="Times New Roman"/>
            <w:b w:val="false"/>
            <w:bCs w:val="false"/>
            <w:i w:val="false"/>
            <w:iCs w:val="false"/>
            <w:sz w:val="24"/>
            <w:szCs w:val="24"/>
          </w:rPr>
          <w:t xml:space="preserve"> The variant of AVR-Pita1 that was pathogenic to resistance protein Pita1, NQCR, was was first detec</w:t>
        </w:r>
      </w:ins>
      <w:ins w:id="319" w:author="Grant Billings" w:date="2025-07-02T09:06:00Z">
        <w:r>
          <w:rPr>
            <w:rFonts w:eastAsia="Times New Roman" w:cs="Times New Roman" w:ascii="Times New Roman" w:hAnsi="Times New Roman"/>
            <w:b w:val="false"/>
            <w:bCs w:val="false"/>
            <w:i w:val="false"/>
            <w:iCs w:val="false"/>
            <w:sz w:val="24"/>
            <w:szCs w:val="24"/>
          </w:rPr>
          <w:t xml:space="preserve">ted in the U.S. in the late 1980s, after which point one more derivative variants was </w:t>
        </w:r>
      </w:ins>
      <w:ins w:id="320" w:author="Grant Billings" w:date="2025-07-02T09:07:00Z">
        <w:r>
          <w:rPr>
            <w:rFonts w:eastAsia="Times New Roman" w:cs="Times New Roman" w:ascii="Times New Roman" w:hAnsi="Times New Roman"/>
            <w:b w:val="false"/>
            <w:bCs w:val="false"/>
            <w:i w:val="false"/>
            <w:iCs w:val="false"/>
            <w:sz w:val="24"/>
            <w:szCs w:val="24"/>
          </w:rPr>
          <w:t xml:space="preserve">observed only in the U.S. </w:t>
        </w:r>
      </w:ins>
      <w:ins w:id="321" w:author="Grant Billings" w:date="2025-07-02T09:07:00Z">
        <w:r>
          <w:rPr>
            <w:rFonts w:eastAsia="Times New Roman" w:cs="Times New Roman" w:ascii="Times New Roman" w:hAnsi="Times New Roman"/>
            <w:b w:val="false"/>
            <w:bCs w:val="false"/>
            <w:i w:val="false"/>
            <w:iCs w:val="false"/>
            <w:color w:val="auto"/>
            <w:kern w:val="0"/>
            <w:sz w:val="24"/>
            <w:szCs w:val="24"/>
            <w:lang w:val="en-US" w:eastAsia="en-US" w:bidi="ar-SA"/>
          </w:rPr>
          <w:t>–</w:t>
        </w:r>
      </w:ins>
      <w:ins w:id="322" w:author="Grant Billings" w:date="2025-07-02T09:07:00Z">
        <w:r>
          <w:rPr>
            <w:rFonts w:eastAsia="Times New Roman" w:cs="Times New Roman" w:ascii="Times New Roman" w:hAnsi="Times New Roman"/>
            <w:b w:val="false"/>
            <w:bCs w:val="false"/>
            <w:i w:val="false"/>
            <w:iCs w:val="false"/>
            <w:sz w:val="24"/>
            <w:szCs w:val="24"/>
          </w:rPr>
          <w:t xml:space="preserve"> NQCK in the early 2000s</w:t>
        </w:r>
      </w:ins>
      <w:ins w:id="323" w:author="Grant Billings" w:date="2025-07-02T09:08:00Z">
        <w:r>
          <w:rPr>
            <w:rFonts w:eastAsia="Times New Roman" w:cs="Times New Roman" w:ascii="Times New Roman" w:hAnsi="Times New Roman"/>
            <w:b w:val="false"/>
            <w:bCs w:val="false"/>
            <w:i w:val="false"/>
            <w:iCs w:val="false"/>
            <w:sz w:val="24"/>
            <w:szCs w:val="24"/>
          </w:rPr>
          <w:t>.</w:t>
        </w:r>
      </w:ins>
      <w:ins w:id="324" w:author="Grant Billings" w:date="2025-07-02T09:09:47Z">
        <w:r>
          <w:rPr>
            <w:rFonts w:eastAsia="Times New Roman" w:cs="Times New Roman" w:ascii="Times New Roman" w:hAnsi="Times New Roman"/>
            <w:b w:val="false"/>
            <w:bCs w:val="false"/>
            <w:i w:val="false"/>
            <w:iCs w:val="false"/>
            <w:sz w:val="24"/>
            <w:szCs w:val="24"/>
          </w:rPr>
          <w:t xml:space="preserve"> Two AVR-Pik variants without </w:t>
        </w:r>
      </w:ins>
      <w:ins w:id="325" w:author="Grant Billings" w:date="2025-07-02T09:10:00Z">
        <w:r>
          <w:rPr>
            <w:rFonts w:eastAsia="Times New Roman" w:cs="Times New Roman" w:ascii="Times New Roman" w:hAnsi="Times New Roman"/>
            <w:b w:val="false"/>
            <w:bCs w:val="false"/>
            <w:i w:val="false"/>
            <w:iCs w:val="false"/>
            <w:sz w:val="24"/>
            <w:szCs w:val="24"/>
          </w:rPr>
          <w:t>known cognate Pi-k allelic variants, HADM and NADK, were found much more commonly in</w:t>
        </w:r>
      </w:ins>
      <w:ins w:id="326" w:author="Grant Billings" w:date="2025-07-02T09:11:00Z">
        <w:r>
          <w:rPr>
            <w:rFonts w:eastAsia="Times New Roman" w:cs="Times New Roman" w:ascii="Times New Roman" w:hAnsi="Times New Roman"/>
            <w:b w:val="false"/>
            <w:bCs w:val="false"/>
            <w:i w:val="false"/>
            <w:iCs w:val="false"/>
            <w:sz w:val="24"/>
            <w:szCs w:val="24"/>
          </w:rPr>
          <w:t xml:space="preserve"> the U.S. than in the World samples (4/4 and 12/14, respectively), where </w:t>
        </w:r>
      </w:ins>
      <w:ins w:id="327" w:author="Grant Billings" w:date="2025-07-02T09:11:00Z">
        <w:r>
          <w:rPr>
            <w:rFonts w:eastAsia="Times New Roman" w:cs="Times New Roman" w:ascii="Times New Roman" w:hAnsi="Times New Roman"/>
            <w:b w:val="false"/>
            <w:bCs w:val="false"/>
            <w:i/>
            <w:iCs/>
            <w:sz w:val="24"/>
            <w:szCs w:val="24"/>
          </w:rPr>
          <w:t>Pi-k#</w:t>
        </w:r>
      </w:ins>
      <w:ins w:id="328" w:author="Grant Billings" w:date="2025-07-02T09:11:00Z">
        <w:r>
          <w:rPr>
            <w:rFonts w:eastAsia="Times New Roman" w:cs="Times New Roman" w:ascii="Times New Roman" w:hAnsi="Times New Roman"/>
            <w:b w:val="false"/>
            <w:bCs w:val="false"/>
            <w:i w:val="false"/>
            <w:iCs w:val="false"/>
            <w:sz w:val="24"/>
            <w:szCs w:val="24"/>
          </w:rPr>
          <w:t xml:space="preserve"> has been widely deployed.</w:t>
        </w:r>
      </w:ins>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further attempted to contextualize the nucleotide variation observed at these two loci relative to other coding and non-coding sequence features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genome. We used genome-wide values for Tajima’s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xml:space="preserve"> and nucleotide diversity </w:t>
      </w:r>
      <w:r>
        <w:rPr>
          <w:rFonts w:eastAsia="Times New Roman" w:cs="Times New Roman" w:ascii="Times New Roman" w:hAnsi="Times New Roman"/>
          <w:i w:val="false"/>
          <w:iCs w:val="false"/>
          <w:sz w:val="24"/>
          <w:szCs w:val="24"/>
        </w:rPr>
        <w:t>(</w:t>
      </w:r>
      <w:r>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i w:val="false"/>
          <w:iCs w:val="false"/>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to determine how different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were compared to the genetic background in the blast population. [FILL]</w:t>
      </w:r>
    </w:p>
    <w:p>
      <w:pPr>
        <w:pStyle w:val="Normal"/>
        <w:spacing w:lineRule="auto" w:line="360"/>
        <w:jc w:val="both"/>
        <w:rPr>
          <w:rFonts w:ascii="Times New Roman" w:hAnsi="Times New Roman"/>
        </w:rPr>
      </w:pPr>
      <w:del w:id="329" w:author="Grant Billings" w:date="2025-07-01T16:26:03Z">
        <w:r>
          <w:rPr/>
          <w:commentReference w:id="13"/>
        </w:r>
      </w:del>
      <w:commentRangeStart w:id="14"/>
      <w:r>
        <w:rPr>
          <w:rFonts w:eastAsia="Times New Roman" w:cs="Times New Roman" w:ascii="Times New Roman" w:hAnsi="Times New Roman"/>
          <w:b/>
          <w:sz w:val="24"/>
          <w:szCs w:val="24"/>
        </w:rPr>
        <w:t xml:space="preserve">Validation of interaction specificity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with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commentRangeEnd w:id="14"/>
      <w:r>
        <w:commentReference w:id="14"/>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bookmarkStart w:id="9" w:name="_imqvc0muzj9"/>
      <w:bookmarkEnd w:id="9"/>
      <w:r>
        <w:rPr>
          <w:rFonts w:eastAsia="Times New Roman" w:cs="Times New Roman" w:ascii="Times New Roman" w:hAnsi="Times New Roman"/>
          <w:sz w:val="24"/>
          <w:szCs w:val="24"/>
        </w:rPr>
        <w:t xml:space="preserve">Gene for gene theory predicts that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effective in preventing the infections of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strains with their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determine the specificity of interaction between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rice varieties Katy and M202 with and without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were challenged with the isolates carrying different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variants (</w:t>
      </w:r>
      <w:r>
        <w:rPr>
          <w:rFonts w:eastAsia="Times New Roman" w:cs="Times New Roman" w:ascii="Times New Roman" w:hAnsi="Times New Roman"/>
          <w:b/>
          <w:bCs/>
          <w:sz w:val="24"/>
          <w:szCs w:val="24"/>
          <w:rPrChange w:id="0" w:author="Grant Billings" w:date="2025-07-01T15:32:05Z"/>
        </w:rPr>
        <w:t>Fig</w:t>
      </w:r>
      <w:ins w:id="331" w:author="Grant Billings" w:date="2025-07-01T15:32:02Z">
        <w:r>
          <w:rPr>
            <w:rFonts w:eastAsia="Times New Roman" w:cs="Times New Roman" w:ascii="Times New Roman" w:hAnsi="Times New Roman"/>
            <w:b/>
            <w:bCs/>
            <w:sz w:val="24"/>
            <w:szCs w:val="24"/>
          </w:rPr>
          <w:t>ure</w:t>
        </w:r>
      </w:ins>
      <w:del w:id="332" w:author="Grant Billings" w:date="2025-07-01T15:32:01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05Z"/>
        </w:rPr>
        <w:t xml:space="preserve"> 6</w:t>
      </w:r>
      <w:r>
        <w:rPr>
          <w:rFonts w:eastAsia="Times New Roman" w:cs="Times New Roman" w:ascii="Times New Roman" w:hAnsi="Times New Roman"/>
          <w:sz w:val="24"/>
          <w:szCs w:val="24"/>
        </w:rPr>
        <w:t xml:space="preserve">). Rice variety M202 lacks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was susceptible to all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haplotypes as expected</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Katy with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all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w:t>
      </w:r>
      <w:commentRangeStart w:id="15"/>
      <w:r>
        <w:rPr>
          <w:rFonts w:eastAsia="Times New Roman" w:cs="Times New Roman" w:ascii="Times New Roman" w:hAnsi="Times New Roman"/>
          <w:sz w:val="24"/>
          <w:szCs w:val="24"/>
        </w:rPr>
        <w:t xml:space="preserve"> except V26 </w:t>
      </w:r>
      <w:r>
        <w:rPr>
          <w:rFonts w:eastAsia="Times New Roman" w:cs="Times New Roman" w:ascii="Times New Roman" w:hAnsi="Times New Roman"/>
          <w:sz w:val="24"/>
          <w:szCs w:val="24"/>
        </w:rPr>
      </w:r>
      <w:commentRangeEnd w:id="15"/>
      <w:r>
        <w:commentReference w:id="15"/>
      </w:r>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Change w:id="0" w:author="Grant Billings" w:date="2025-07-01T15:32:12Z"/>
        </w:rPr>
        <w:t>Fig</w:t>
      </w:r>
      <w:ins w:id="335" w:author="Grant Billings" w:date="2025-07-01T15:32:10Z">
        <w:r>
          <w:rPr>
            <w:rFonts w:eastAsia="Times New Roman" w:cs="Times New Roman" w:ascii="Times New Roman" w:hAnsi="Times New Roman"/>
            <w:b/>
            <w:bCs/>
            <w:sz w:val="24"/>
            <w:szCs w:val="24"/>
          </w:rPr>
          <w:t>ure</w:t>
        </w:r>
      </w:ins>
      <w:del w:id="336" w:author="Grant Billings" w:date="2025-07-01T15:32:09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12Z"/>
        </w:rPr>
        <w:t xml:space="preserve"> 3</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the specificity of interaction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the IRRI monogenic lines carrying </w:t>
      </w:r>
      <w:r>
        <w:rPr>
          <w:rFonts w:eastAsia="Times New Roman" w:cs="Times New Roman" w:ascii="Times New Roman" w:hAnsi="Times New Roman"/>
          <w:i/>
          <w:color w:val="000000"/>
          <w:sz w:val="24"/>
          <w:szCs w:val="24"/>
        </w:rPr>
        <w:t>Pi-1,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Pi-</w:t>
      </w:r>
      <w:r>
        <w:rPr>
          <w:rFonts w:eastAsia="Times New Roman" w:cs="Times New Roman" w:ascii="Times New Roman" w:hAnsi="Times New Roman"/>
          <w:i/>
          <w:sz w:val="24"/>
          <w:szCs w:val="24"/>
        </w:rPr>
        <w:t>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were challenged with the isolates carrying different AVR-Pik variants. The isolate carrying V3 (AVR-Pik D) showed moderate avirulence activity with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Pi-kh </w:t>
      </w:r>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Change w:id="0" w:author="Grant Billings" w:date="2025-07-01T15:32:22Z"/>
        </w:rPr>
        <w:t>Fig</w:t>
      </w:r>
      <w:ins w:id="339" w:author="Grant Billings" w:date="2025-07-01T15:32:18Z">
        <w:r>
          <w:rPr>
            <w:rFonts w:eastAsia="Times New Roman" w:cs="Times New Roman" w:ascii="Times New Roman" w:hAnsi="Times New Roman"/>
            <w:b/>
            <w:bCs/>
            <w:sz w:val="24"/>
            <w:szCs w:val="24"/>
          </w:rPr>
          <w:t>ure</w:t>
        </w:r>
      </w:ins>
      <w:del w:id="340" w:author="Grant Billings" w:date="2025-07-01T15:32:18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22Z"/>
        </w:rPr>
        <w:t xml:space="preserve"> 4</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Amino acid changes from H to N or from G to D of V3 resulted in the new variants V1 or V6 in the 1970s, respectively. V1 is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while V6 is avirulent to </w:t>
      </w:r>
      <w:r>
        <w:rPr>
          <w:rFonts w:eastAsia="Times New Roman" w:cs="Times New Roman" w:ascii="Times New Roman" w:hAnsi="Times New Roman"/>
          <w:i/>
          <w:sz w:val="24"/>
          <w:szCs w:val="24"/>
        </w:rPr>
        <w:t>Pi-1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 change from G in V1 to D resulted in V7, and change from P in V7 to A resulted in V4. Both V7 and V4, with 2 amino acid changes, were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Variant V5 with change of N in V4 to H, isolated in the 1970s, lacked avirulence activity and was virulent to all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The V2 variant with M in V4 replaced by K, found in the late 1980s, was also virulent with all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good indicators for the efficacy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for blast control, we selected 64 isolates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recent blast collections, and inoculated them onto IRRI monogenic rice lines carrying cognate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genes and differential rice lines (</w:t>
      </w:r>
      <w:r>
        <w:rPr>
          <w:rFonts w:eastAsia="Times New Roman" w:cs="Times New Roman" w:ascii="Times New Roman" w:hAnsi="Times New Roman"/>
          <w:b/>
          <w:bCs/>
          <w:sz w:val="24"/>
          <w:szCs w:val="24"/>
          <w:rPrChange w:id="0" w:author="Grant Billings" w:date="2025-07-01T15:32:33Z"/>
        </w:rPr>
        <w:t>Fig</w:t>
      </w:r>
      <w:ins w:id="343" w:author="Grant Billings" w:date="2025-07-01T15:32:25Z">
        <w:r>
          <w:rPr>
            <w:rFonts w:eastAsia="Times New Roman" w:cs="Times New Roman" w:ascii="Times New Roman" w:hAnsi="Times New Roman"/>
            <w:b/>
            <w:bCs/>
            <w:sz w:val="24"/>
            <w:szCs w:val="24"/>
          </w:rPr>
          <w:t>ure</w:t>
        </w:r>
      </w:ins>
      <w:del w:id="344" w:author="Grant Billings" w:date="2025-07-01T15:32:24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33Z"/>
        </w:rPr>
        <w:t xml:space="preserve"> 6</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5:27Z"/>
        </w:rPr>
        <w:t>Dataset S5</w:t>
      </w:r>
      <w:r>
        <w:rPr>
          <w:rFonts w:eastAsia="Times New Roman" w:cs="Times New Roman" w:ascii="Times New Roman" w:hAnsi="Times New Roman"/>
          <w:sz w:val="24"/>
          <w:szCs w:val="24"/>
        </w:rPr>
        <w:t xml:space="preserve">). We showed that line IRBLzt-T carrying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was resistant to 96.38% isolates, line Pi-no.5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93.75% of isolates, cultivar Katy carrying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resistant to 87.5% of isolates, and line IRBLb-B carrying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was resistant to 81.25% of isolates</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were found with high frequency in the field.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six decades by the U.S. rice breeders. In recent years,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still resistant to 35% of isolates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only resistant to 1.69% of isolates. As expected, due to lack of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population, few isolates were incompatible with mono-genetic lines carrying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Pia.</w:t>
      </w:r>
    </w:p>
    <w:p>
      <w:pPr>
        <w:pStyle w:val="Normal"/>
        <w:spacing w:lineRule="auto" w:line="360"/>
        <w:jc w:val="both"/>
        <w:rPr>
          <w:rFonts w:ascii="Times New Roman" w:hAnsi="Times New Roman"/>
        </w:rPr>
      </w:pPr>
      <w:commentRangeStart w:id="16"/>
      <w:r>
        <w:rPr>
          <w:rFonts w:eastAsia="Times New Roman" w:cs="Times New Roman" w:ascii="Times New Roman" w:hAnsi="Times New Roman"/>
          <w:b/>
          <w:sz w:val="24"/>
          <w:szCs w:val="24"/>
        </w:rPr>
        <w:t>Discussion</w:t>
      </w:r>
      <w:commentRangeEnd w:id="16"/>
      <w:r>
        <w:commentReference w:id="16"/>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in rice were followed by genetic change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with changes taking 5 to 10 years depending on the </w:t>
      </w:r>
      <w:r>
        <w:rPr>
          <w:rFonts w:eastAsia="Times New Roman" w:cs="Times New Roman" w:ascii="Times New Roman" w:hAnsi="Times New Roman"/>
          <w:i/>
          <w:sz w:val="24"/>
          <w:szCs w:val="24"/>
        </w:rPr>
        <w:t xml:space="preserve">AVR-R </w:t>
      </w:r>
      <w:r>
        <w:rPr>
          <w:rFonts w:eastAsia="Times New Roman" w:cs="Times New Roman" w:ascii="Times New Roman" w:hAnsi="Times New Roman"/>
          <w:sz w:val="24"/>
          <w:szCs w:val="24"/>
        </w:rPr>
        <w:t>pair; and these changes were quite different from the patterns seen in Global samples (</w:t>
      </w:r>
      <w:r>
        <w:rPr>
          <w:rFonts w:eastAsia="Times New Roman" w:cs="Times New Roman" w:ascii="Times New Roman" w:hAnsi="Times New Roman"/>
          <w:b/>
          <w:bCs/>
          <w:sz w:val="24"/>
          <w:szCs w:val="24"/>
          <w:rPrChange w:id="0" w:author="Grant Billings" w:date="2025-07-01T15:38:04Z"/>
        </w:rPr>
        <w:t>Fig</w:t>
      </w:r>
      <w:del w:id="348" w:author="Grant Billings" w:date="2025-07-01T15:39:34Z">
        <w:r>
          <w:rPr>
            <w:rFonts w:eastAsia="Times New Roman" w:cs="Times New Roman" w:ascii="Times New Roman" w:hAnsi="Times New Roman"/>
            <w:b/>
            <w:bCs/>
            <w:sz w:val="24"/>
            <w:szCs w:val="24"/>
          </w:rPr>
          <w:delText>s</w:delText>
        </w:r>
      </w:del>
      <w:del w:id="349" w:author="Grant Billings" w:date="2025-07-01T15:38:00Z">
        <w:r>
          <w:rPr>
            <w:rFonts w:eastAsia="Times New Roman" w:cs="Times New Roman" w:ascii="Times New Roman" w:hAnsi="Times New Roman"/>
            <w:b/>
            <w:bCs/>
            <w:sz w:val="24"/>
            <w:szCs w:val="24"/>
          </w:rPr>
          <w:delText>.</w:delText>
        </w:r>
      </w:del>
      <w:ins w:id="350" w:author="Grant Billings" w:date="2025-07-01T15:38:00Z">
        <w:r>
          <w:rPr>
            <w:rFonts w:eastAsia="Times New Roman" w:cs="Times New Roman" w:ascii="Times New Roman" w:hAnsi="Times New Roman"/>
            <w:b/>
            <w:bCs/>
            <w:sz w:val="24"/>
            <w:szCs w:val="24"/>
          </w:rPr>
          <w:t>ures</w:t>
        </w:r>
      </w:ins>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8:05Z"/>
        </w:rPr>
        <w:t>2</w:t>
      </w:r>
      <w:r>
        <w:rPr>
          <w:rFonts w:eastAsia="Times New Roman" w:cs="Times New Roman" w:ascii="Times New Roman" w:hAnsi="Times New Roman"/>
          <w:i/>
          <w:iCs/>
          <w:sz w:val="24"/>
          <w:szCs w:val="24"/>
          <w:rPrChange w:id="0" w:author="Grant Billings" w:date="2025-07-01T15:38:05Z"/>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Change w:id="0" w:author="Grant Billings" w:date="2025-07-01T15:38:09Z"/>
        </w:rPr>
        <w:t>B</w:t>
      </w:r>
      <w:ins w:id="354" w:author="Grant Billings" w:date="2025-07-01T15:38:11Z">
        <w:r>
          <w:rPr>
            <w:rFonts w:eastAsia="Times New Roman" w:cs="Times New Roman" w:ascii="Times New Roman" w:hAnsi="Times New Roman"/>
            <w:i w:val="false"/>
            <w:iCs w:val="false"/>
            <w:sz w:val="24"/>
            <w:szCs w:val="24"/>
          </w:rPr>
          <w:t xml:space="preserve"> and</w:t>
        </w:r>
      </w:ins>
      <w:del w:id="355" w:author="Grant Billings" w:date="2025-07-01T15:38:10Z">
        <w:r>
          <w:rPr>
            <w:rFonts w:eastAsia="Times New Roman" w:cs="Times New Roman" w:ascii="Times New Roman" w:hAnsi="Times New Roman"/>
            <w:i w:val="false"/>
            <w:iCs w:val="false"/>
            <w:sz w:val="24"/>
            <w:szCs w:val="24"/>
          </w:rPr>
          <w:delText>,</w:delText>
        </w:r>
      </w:del>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8:13Z"/>
        </w:rPr>
        <w:t>3</w:t>
      </w:r>
      <w:r>
        <w:rPr>
          <w:rFonts w:eastAsia="Times New Roman" w:cs="Times New Roman" w:ascii="Times New Roman" w:hAnsi="Times New Roman"/>
          <w:i/>
          <w:iCs/>
          <w:sz w:val="24"/>
          <w:szCs w:val="24"/>
          <w:rPrChange w:id="0" w:author="Grant Billings" w:date="2025-07-01T15:38:13Z"/>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Change w:id="0" w:author="Grant Billings" w:date="2025-07-01T15:38:16Z"/>
        </w:rPr>
        <w:t>B</w:t>
      </w:r>
      <w:r>
        <w:rPr>
          <w:rFonts w:eastAsia="Times New Roman" w:cs="Times New Roman" w:ascii="Times New Roman" w:hAnsi="Times New Roman"/>
          <w:sz w:val="24"/>
          <w:szCs w:val="24"/>
        </w:rPr>
        <w:t xml:space="preserve">) There were both changes in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presence/absence and haplotype diversity.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most stark changes were apparent in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In both cases, increase in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prevalence  corresponded to a decreased frequency of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5-10 years after broad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deployment. The frequency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has been increasing again with declining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deployment. Additionally,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that were widely deployed in the 1960s and the early 1970s (</w:t>
      </w:r>
      <w:r>
        <w:rPr>
          <w:rFonts w:eastAsia="Times New Roman" w:cs="Times New Roman" w:ascii="Times New Roman" w:hAnsi="Times New Roman"/>
          <w:b/>
          <w:bCs/>
          <w:sz w:val="24"/>
          <w:szCs w:val="24"/>
          <w:rPrChange w:id="0" w:author="Grant Billings" w:date="2025-07-01T15:35:31Z"/>
        </w:rPr>
        <w:t>Dataset S3</w:t>
      </w:r>
      <w:r>
        <w:rPr>
          <w:rFonts w:eastAsia="Times New Roman" w:cs="Times New Roman" w:ascii="Times New Roman" w:hAnsi="Times New Roman"/>
          <w:sz w:val="24"/>
          <w:szCs w:val="24"/>
        </w:rPr>
        <w:t xml:space="preserve">), were very rare in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Widespread presence and sequence conservation of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through the decades is consistent with absence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This result suggests that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can be stacked to provide durable and effective blast resistance (Mundt, 2018). </w:t>
      </w:r>
    </w:p>
    <w:p>
      <w:pPr>
        <w:pStyle w:val="Normal"/>
        <w:spacing w:lineRule="auto" w:line="360"/>
        <w:jc w:val="both"/>
        <w:rPr>
          <w:rFonts w:ascii="Times New Roman" w:hAnsi="Times New Roman"/>
        </w:rPr>
      </w:pPr>
      <w:bookmarkStart w:id="10" w:name="_6sutud4vbcza"/>
      <w:bookmarkEnd w:id="10"/>
      <w:commentRangeStart w:id="17"/>
      <w:r>
        <w:rPr>
          <w:rFonts w:eastAsia="Times New Roman" w:cs="Times New Roman" w:ascii="Times New Roman" w:hAnsi="Times New Roman"/>
          <w:sz w:val="24"/>
          <w:szCs w:val="24"/>
        </w:rPr>
        <w:t>Out of 37 AVR-Pita protein variants, only one, V26</w:t>
      </w:r>
      <w:r>
        <w:rPr>
          <w:rFonts w:eastAsia="Times New Roman" w:cs="Times New Roman" w:ascii="Times New Roman" w:hAnsi="Times New Roman"/>
          <w:sz w:val="24"/>
          <w:szCs w:val="24"/>
        </w:rPr>
      </w:r>
      <w:commentRangeEnd w:id="17"/>
      <w:r>
        <w:commentReference w:id="17"/>
      </w:r>
      <w:r>
        <w:rPr>
          <w:rFonts w:eastAsia="Times New Roman" w:cs="Times New Roman" w:ascii="Times New Roman" w:hAnsi="Times New Roman"/>
          <w:sz w:val="24"/>
          <w:szCs w:val="24"/>
        </w:rPr>
        <w:t xml:space="preserve">, failed to trigger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-mediated resistance (</w:t>
      </w:r>
      <w:r>
        <w:rPr>
          <w:rFonts w:eastAsia="Times New Roman" w:cs="Times New Roman" w:ascii="Times New Roman" w:hAnsi="Times New Roman"/>
          <w:b/>
          <w:bCs/>
          <w:sz w:val="24"/>
          <w:szCs w:val="24"/>
          <w:rPrChange w:id="0" w:author="Grant Billings" w:date="2025-07-01T15:32:42Z"/>
        </w:rPr>
        <w:t>Fig</w:t>
      </w:r>
      <w:ins w:id="361" w:author="Grant Billings" w:date="2025-07-01T15:32:36Z">
        <w:r>
          <w:rPr>
            <w:rFonts w:eastAsia="Times New Roman" w:cs="Times New Roman" w:ascii="Times New Roman" w:hAnsi="Times New Roman"/>
            <w:b/>
            <w:bCs/>
            <w:sz w:val="24"/>
            <w:szCs w:val="24"/>
          </w:rPr>
          <w:t>ure</w:t>
        </w:r>
      </w:ins>
      <w:del w:id="362" w:author="Grant Billings" w:date="2025-07-01T15:32:36Z">
        <w:r>
          <w:rPr>
            <w:rFonts w:eastAsia="Times New Roman" w:cs="Times New Roman" w:ascii="Times New Roman" w:hAnsi="Times New Roman"/>
            <w:b/>
            <w:bCs/>
            <w:sz w:val="24"/>
            <w:szCs w:val="24"/>
          </w:rPr>
          <w:delText xml:space="preserve">. </w:delText>
        </w:r>
      </w:del>
      <w:ins w:id="363" w:author="Grant Billings" w:date="2025-07-01T15:32:37Z">
        <w:r>
          <w:rPr>
            <w:rFonts w:eastAsia="Times New Roman" w:cs="Times New Roman" w:ascii="Times New Roman" w:hAnsi="Times New Roman"/>
            <w:b/>
            <w:bCs/>
            <w:sz w:val="24"/>
            <w:szCs w:val="24"/>
          </w:rPr>
          <w:t xml:space="preserve"> </w:t>
        </w:r>
      </w:ins>
      <w:r>
        <w:rPr>
          <w:rFonts w:eastAsia="Times New Roman" w:cs="Times New Roman" w:ascii="Times New Roman" w:hAnsi="Times New Roman"/>
          <w:b/>
          <w:bCs/>
          <w:sz w:val="24"/>
          <w:szCs w:val="24"/>
          <w:rPrChange w:id="0" w:author="Grant Billings" w:date="2025-07-01T15:32:42Z"/>
        </w:rPr>
        <w:t>3</w:t>
      </w:r>
      <w:r>
        <w:rPr>
          <w:rFonts w:eastAsia="Times New Roman" w:cs="Times New Roman" w:ascii="Times New Roman" w:hAnsi="Times New Roman"/>
          <w:i/>
          <w:iCs/>
          <w:sz w:val="24"/>
          <w:szCs w:val="24"/>
          <w:rPrChange w:id="0" w:author="Grant Billings" w:date="2025-07-01T15:32:42Z"/>
        </w:rPr>
        <w:t>C</w:t>
      </w:r>
      <w:r>
        <w:rPr>
          <w:rFonts w:eastAsia="Times New Roman" w:cs="Times New Roman" w:ascii="Times New Roman" w:hAnsi="Times New Roman"/>
          <w:sz w:val="24"/>
          <w:szCs w:val="24"/>
        </w:rPr>
        <w:t xml:space="preserve">). For the AVR-Pik protein, two of seven variants failed to trigger resistance towards any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gene (</w:t>
      </w:r>
      <w:r>
        <w:rPr>
          <w:rFonts w:eastAsia="Times New Roman" w:cs="Times New Roman" w:ascii="Times New Roman" w:hAnsi="Times New Roman"/>
          <w:b/>
          <w:bCs/>
          <w:sz w:val="24"/>
          <w:szCs w:val="24"/>
          <w:rPrChange w:id="0" w:author="Grant Billings" w:date="2025-07-01T15:32:51Z"/>
        </w:rPr>
        <w:t>Fig</w:t>
      </w:r>
      <w:ins w:id="367" w:author="Grant Billings" w:date="2025-07-01T15:32:49Z">
        <w:r>
          <w:rPr>
            <w:rFonts w:eastAsia="Times New Roman" w:cs="Times New Roman" w:ascii="Times New Roman" w:hAnsi="Times New Roman"/>
            <w:b/>
            <w:bCs/>
            <w:sz w:val="24"/>
            <w:szCs w:val="24"/>
          </w:rPr>
          <w:t>ure</w:t>
        </w:r>
      </w:ins>
      <w:del w:id="368" w:author="Grant Billings" w:date="2025-07-01T15:32:48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51Z"/>
        </w:rPr>
        <w:t xml:space="preserve"> 6</w:t>
      </w:r>
      <w:r>
        <w:rPr>
          <w:rFonts w:eastAsia="Times New Roman" w:cs="Times New Roman" w:ascii="Times New Roman" w:hAnsi="Times New Roman"/>
          <w:sz w:val="24"/>
          <w:szCs w:val="24"/>
        </w:rPr>
        <w:t xml:space="preserve">). It is worth noting that the variant H09 in Yunnan, China, conferred avirulence to </w:t>
      </w:r>
      <w:r>
        <w:rPr>
          <w:rFonts w:eastAsia="Times New Roman" w:cs="Times New Roman" w:ascii="Times New Roman" w:hAnsi="Times New Roman"/>
          <w:i/>
          <w:sz w:val="24"/>
          <w:szCs w:val="24"/>
        </w:rPr>
        <w:t>Pi-km/kh/kp/k</w:t>
      </w:r>
      <w:r>
        <w:rPr>
          <w:rFonts w:eastAsia="Times New Roman" w:cs="Times New Roman" w:ascii="Times New Roman" w:hAnsi="Times New Roman"/>
          <w:sz w:val="24"/>
          <w:szCs w:val="24"/>
        </w:rPr>
        <w:t xml:space="preserve">, but the same variant V5 in the present study conferred virulence to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w:t>
      </w:r>
      <w:commentRangeStart w:id="18"/>
      <w:commentRangeStart w:id="19"/>
      <w:r>
        <w:rPr>
          <w:rFonts w:eastAsia="Times New Roman" w:cs="Times New Roman" w:ascii="Times New Roman" w:hAnsi="Times New Roman"/>
          <w:sz w:val="24"/>
          <w:szCs w:val="24"/>
        </w:rPr>
        <w:t xml:space="preserve">The variant H02 conferred avirulence to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but the same variant V4 in the present study conferred avirulence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These discrepancies could occur because our isolates could not separate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and/or suggest that other unknown factors in our isolates influenced the outcomes of disease reaction under the greenhouse conditions. Nevertheless, amino acid sequence variation in AVR proteins appears to be a</w:t>
      </w:r>
      <w:commentRangeStart w:id="20"/>
      <w:commentRangeStart w:id="21"/>
      <w:r>
        <w:rPr>
          <w:rFonts w:eastAsia="Times New Roman" w:cs="Times New Roman" w:ascii="Times New Roman" w:hAnsi="Times New Roman"/>
          <w:sz w:val="24"/>
          <w:szCs w:val="24"/>
        </w:rPr>
        <w:t xml:space="preserve"> less efficient way to overcome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than total gene deletion.</w:t>
      </w:r>
      <w:r>
        <w:rPr>
          <w:rFonts w:eastAsia="Times New Roman" w:cs="Times New Roman" w:ascii="Times New Roman" w:hAnsi="Times New Roman"/>
          <w:sz w:val="24"/>
          <w:szCs w:val="24"/>
        </w:rPr>
      </w:r>
      <w:commentRangeEnd w:id="21"/>
      <w:r>
        <w:commentReference w:id="21"/>
      </w:r>
      <w:r>
        <w:rPr>
          <w:rFonts w:eastAsia="Times New Roman" w:cs="Times New Roman" w:ascii="Times New Roman" w:hAnsi="Times New Roman"/>
          <w:sz w:val="24"/>
          <w:szCs w:val="24"/>
        </w:rPr>
      </w:r>
      <w:commentRangeEnd w:id="19"/>
      <w:r>
        <w:commentReference w:id="19"/>
      </w:r>
      <w:r>
        <w:rPr>
          <w:rFonts w:eastAsia="Times New Roman" w:cs="Times New Roman" w:ascii="Times New Roman" w:hAnsi="Times New Roman"/>
          <w:sz w:val="24"/>
          <w:szCs w:val="24"/>
        </w:rPr>
      </w:r>
      <w:commentRangeEnd w:id="18"/>
      <w:r>
        <w:commentReference w:id="18"/>
      </w:r>
      <w:commentRangeEnd w:id="20"/>
      <w:r>
        <w:commentReference w:id="20"/>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 pathogen fitness penalty may result from mutation of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due to loss of avirulence, which is necessary to overcome an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This fitness penalty in the pathogen is hypothesized to correspond to durable resistance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Losses of avirulence causing lower spore productions that have been reported in rust pathogen </w:t>
      </w:r>
      <w:r>
        <w:rPr>
          <w:rFonts w:eastAsia="Times New Roman" w:cs="Times New Roman" w:ascii="Times New Roman" w:hAnsi="Times New Roman"/>
          <w:i/>
          <w:sz w:val="24"/>
          <w:szCs w:val="24"/>
        </w:rPr>
        <w:t>Melampsora lini</w:t>
      </w:r>
      <w:r>
        <w:rPr>
          <w:rFonts w:eastAsia="Times New Roman" w:cs="Times New Roman" w:ascii="Times New Roman" w:hAnsi="Times New Roman"/>
          <w:sz w:val="24"/>
          <w:szCs w:val="24"/>
        </w:rPr>
        <w:t xml:space="preserve"> (Thrall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2003), </w:t>
      </w:r>
      <w:r>
        <w:rPr>
          <w:rFonts w:eastAsia="Times New Roman" w:cs="Times New Roman" w:ascii="Times New Roman" w:hAnsi="Times New Roman"/>
          <w:color w:val="000000"/>
          <w:sz w:val="24"/>
          <w:szCs w:val="24"/>
        </w:rPr>
        <w:t>oilseed rape phoma stem canker pathogen</w:t>
      </w:r>
      <w:r>
        <w:rPr>
          <w:rFonts w:eastAsia="Times New Roman" w:cs="Times New Roman" w:ascii="Times New Roman" w:hAnsi="Times New Roman"/>
          <w:i/>
          <w:color w:val="000000"/>
          <w:sz w:val="24"/>
          <w:szCs w:val="24"/>
        </w:rPr>
        <w:t xml:space="preserve"> Leptosphaeria maculans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shd w:fill="FCFCFC" w:val="clear"/>
        </w:rPr>
        <w:t xml:space="preserve">Huang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2010</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sz w:val="24"/>
          <w:szCs w:val="24"/>
        </w:rPr>
        <w:t xml:space="preserve">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(Montarry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In the rice blast fungus, reduced aggressiveness associated with loss of any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has been recently implied in laboratory studies (Gao et al., 2021). The fitness cost imposed by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mutations can also be determined if there is persistence or decline in frequency of a particular virulence gene (mutated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when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is gone from the </w:t>
      </w:r>
      <w:r>
        <w:rPr>
          <w:rFonts w:eastAsia="Times New Roman" w:cs="Times New Roman" w:ascii="Times New Roman" w:hAnsi="Times New Roman"/>
          <w:color w:val="000000"/>
          <w:sz w:val="24"/>
          <w:szCs w:val="24"/>
        </w:rPr>
        <w:t>field (</w:t>
      </w:r>
      <w:r>
        <w:rPr>
          <w:rFonts w:eastAsia="Times New Roman" w:cs="Times New Roman" w:ascii="Times New Roman" w:hAnsi="Times New Roman"/>
          <w:sz w:val="24"/>
          <w:szCs w:val="24"/>
        </w:rPr>
        <w:t xml:space="preserve">Bahri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2009</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 xml:space="preserve">Non-avirulent, functioning AVR-Pita1 variant V26 was detected in the late 1980s and was present but rare in the late 2000s and 2010s (compared to 13 avirulent haplotypes in the late 2010s). Additionally, the population rapidly regained an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after the </w:t>
      </w:r>
      <w:r>
        <w:rPr>
          <w:rFonts w:eastAsia="Times New Roman" w:cs="Times New Roman" w:ascii="Times New Roman" w:hAnsi="Times New Roman"/>
          <w:i/>
          <w:sz w:val="24"/>
          <w:szCs w:val="24"/>
        </w:rPr>
        <w:t xml:space="preserve">Pita/Pita2/Ptr </w:t>
      </w:r>
      <w:r>
        <w:rPr>
          <w:rFonts w:eastAsia="Times New Roman" w:cs="Times New Roman" w:ascii="Times New Roman" w:hAnsi="Times New Roman"/>
          <w:sz w:val="24"/>
          <w:szCs w:val="24"/>
        </w:rPr>
        <w:t>region</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(Jia et al., 2012)</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was removed from the field (</w:t>
      </w:r>
      <w:r>
        <w:rPr>
          <w:rFonts w:eastAsia="Times New Roman" w:cs="Times New Roman" w:ascii="Times New Roman" w:hAnsi="Times New Roman"/>
          <w:b/>
          <w:bCs/>
          <w:sz w:val="24"/>
          <w:szCs w:val="24"/>
          <w:rPrChange w:id="0" w:author="Grant Billings" w:date="2025-07-01T15:32:58Z"/>
        </w:rPr>
        <w:t>Fig</w:t>
      </w:r>
      <w:del w:id="371" w:author="Grant Billings" w:date="2025-07-01T15:32:55Z">
        <w:r>
          <w:rPr>
            <w:rFonts w:eastAsia="Times New Roman" w:cs="Times New Roman" w:ascii="Times New Roman" w:hAnsi="Times New Roman"/>
            <w:b/>
            <w:bCs/>
            <w:sz w:val="24"/>
            <w:szCs w:val="24"/>
          </w:rPr>
          <w:delText>.</w:delText>
        </w:r>
      </w:del>
      <w:ins w:id="372" w:author="Grant Billings" w:date="2025-07-01T15:32:55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2:58Z"/>
        </w:rPr>
        <w:t xml:space="preserve"> 2</w:t>
      </w:r>
      <w:r>
        <w:rPr>
          <w:rFonts w:eastAsia="Times New Roman" w:cs="Times New Roman" w:ascii="Times New Roman" w:hAnsi="Times New Roman"/>
          <w:i/>
          <w:sz w:val="24"/>
          <w:szCs w:val="24"/>
        </w:rPr>
        <w:t>B</w:t>
      </w:r>
      <w:r>
        <w:rPr>
          <w:rFonts w:eastAsia="Times New Roman" w:cs="Times New Roman" w:ascii="Times New Roman" w:hAnsi="Times New Roman"/>
          <w:i w:val="false"/>
          <w:iCs w:val="false"/>
          <w:sz w:val="24"/>
          <w:szCs w:val="24"/>
          <w:rPrChange w:id="0" w:author="Grant Billings" w:date="2025-07-01T15:33:02Z"/>
        </w:rPr>
        <w:t>/</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Similarly, for AVR-Pik, nonfunctional variant V2 was rarely found from the late 1990s to early 2010s, and not found in the recent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field population </w:t>
      </w:r>
      <w:commentRangeStart w:id="22"/>
      <w:commentRangeStart w:id="23"/>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Change w:id="0" w:author="Grant Billings" w:date="2025-07-01T15:33:08Z"/>
        </w:rPr>
        <w:t>Fig</w:t>
      </w:r>
      <w:del w:id="376" w:author="Grant Billings" w:date="2025-07-01T15:33:05Z">
        <w:r>
          <w:rPr>
            <w:rFonts w:eastAsia="Times New Roman" w:cs="Times New Roman" w:ascii="Times New Roman" w:hAnsi="Times New Roman"/>
            <w:b/>
            <w:bCs/>
            <w:sz w:val="24"/>
            <w:szCs w:val="24"/>
          </w:rPr>
          <w:delText>.</w:delText>
        </w:r>
      </w:del>
      <w:ins w:id="377" w:author="Grant Billings" w:date="2025-07-01T15:33:05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3:08Z"/>
        </w:rPr>
        <w:t xml:space="preserve"> 4</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sz w:val="24"/>
          <w:szCs w:val="24"/>
        </w:rPr>
      </w:r>
      <w:commentRangeEnd w:id="23"/>
      <w:r>
        <w:commentReference w:id="23"/>
      </w:r>
      <w:r>
        <w:rPr>
          <w:rFonts w:eastAsia="Times New Roman" w:cs="Times New Roman" w:ascii="Times New Roman" w:hAnsi="Times New Roman"/>
          <w:sz w:val="24"/>
          <w:szCs w:val="24"/>
        </w:rPr>
      </w:r>
      <w:commentRangeEnd w:id="22"/>
      <w:r>
        <w:commentReference w:id="22"/>
      </w:r>
      <w:r>
        <w:rPr>
          <w:rFonts w:eastAsia="Times New Roman" w:cs="Times New Roman" w:ascii="Times New Roman" w:hAnsi="Times New Roman"/>
          <w:sz w:val="24"/>
          <w:szCs w:val="24"/>
        </w:rPr>
        <w:t xml:space="preserve">, and V5 has also been isolated at low frequency. The presence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correlated with levels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in the field,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levels rising again as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levels decrease (</w:t>
      </w:r>
      <w:r>
        <w:rPr>
          <w:rFonts w:eastAsia="Times New Roman" w:cs="Times New Roman" w:ascii="Times New Roman" w:hAnsi="Times New Roman"/>
          <w:b/>
          <w:bCs/>
          <w:sz w:val="24"/>
          <w:szCs w:val="24"/>
          <w:rPrChange w:id="0" w:author="Grant Billings" w:date="2025-07-01T15:33:16Z"/>
        </w:rPr>
        <w:t>Fig</w:t>
      </w:r>
      <w:ins w:id="380" w:author="Grant Billings" w:date="2025-07-01T15:33:13Z">
        <w:r>
          <w:rPr>
            <w:rFonts w:eastAsia="Times New Roman" w:cs="Times New Roman" w:ascii="Times New Roman" w:hAnsi="Times New Roman"/>
            <w:b/>
            <w:bCs/>
            <w:sz w:val="24"/>
            <w:szCs w:val="24"/>
          </w:rPr>
          <w:t>ure</w:t>
        </w:r>
      </w:ins>
      <w:del w:id="381" w:author="Grant Billings" w:date="2025-07-01T15:33:12Z">
        <w:r>
          <w:rPr>
            <w:rFonts w:eastAsia="Times New Roman" w:cs="Times New Roman" w:ascii="Times New Roman" w:hAnsi="Times New Roman"/>
            <w:b/>
            <w:bCs/>
            <w:sz w:val="24"/>
            <w:szCs w:val="24"/>
          </w:rPr>
          <w:delText xml:space="preserve">. </w:delText>
        </w:r>
      </w:del>
      <w:ins w:id="382" w:author="Grant Billings" w:date="2025-07-01T15:33:18Z">
        <w:r>
          <w:rPr>
            <w:rFonts w:eastAsia="Times New Roman" w:cs="Times New Roman" w:ascii="Times New Roman" w:hAnsi="Times New Roman"/>
            <w:b/>
            <w:bCs/>
            <w:sz w:val="24"/>
            <w:szCs w:val="24"/>
          </w:rPr>
          <w:t xml:space="preserve"> </w:t>
        </w:r>
      </w:ins>
      <w:r>
        <w:rPr>
          <w:rFonts w:eastAsia="Times New Roman" w:cs="Times New Roman" w:ascii="Times New Roman" w:hAnsi="Times New Roman"/>
          <w:b/>
          <w:bCs/>
          <w:sz w:val="24"/>
          <w:szCs w:val="24"/>
          <w:rPrChange w:id="0" w:author="Grant Billings" w:date="2025-07-01T15:33:16Z"/>
        </w:rPr>
        <w:t>4</w:t>
      </w:r>
      <w:r>
        <w:rPr>
          <w:rFonts w:eastAsia="Times New Roman" w:cs="Times New Roman" w:ascii="Times New Roman" w:hAnsi="Times New Roman"/>
          <w:i/>
          <w:iCs/>
          <w:sz w:val="24"/>
          <w:szCs w:val="24"/>
          <w:rPrChange w:id="0" w:author="Grant Billings" w:date="2025-07-01T15:33:16Z"/>
        </w:rPr>
        <w:t>A</w:t>
      </w:r>
      <w:r>
        <w:rPr>
          <w:rFonts w:eastAsia="Times New Roman" w:cs="Times New Roman" w:ascii="Times New Roman" w:hAnsi="Times New Roman"/>
          <w:sz w:val="24"/>
          <w:szCs w:val="24"/>
        </w:rPr>
        <w:t xml:space="preserve">). These results suggest that the virulence alleles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might impose fitness costs on the pathogen.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continuing absence of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were not deployed in the field suggests that there is not a fitness penalty associated with total loss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or that near-total loss prevented  the gene frequency from returning. If only 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pathogen carry fitness penalties, the frequencies of avirulence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should be increased. However, some rare avirulent haplotypes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only appeared in a short time span, even after almost no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deployed in the field. For example, </w:t>
      </w:r>
      <w:commentRangeStart w:id="24"/>
      <w:commentRangeStart w:id="25"/>
      <w:r>
        <w:rPr>
          <w:rFonts w:eastAsia="Times New Roman" w:cs="Times New Roman" w:ascii="Times New Roman" w:hAnsi="Times New Roman"/>
          <w:sz w:val="24"/>
          <w:szCs w:val="24"/>
        </w:rPr>
        <w:t>Hap_94, Hap_95 and Hap_96</w:t>
      </w:r>
      <w:r>
        <w:rPr>
          <w:rFonts w:eastAsia="Times New Roman" w:cs="Times New Roman" w:ascii="Times New Roman" w:hAnsi="Times New Roman"/>
          <w:sz w:val="24"/>
          <w:szCs w:val="24"/>
        </w:rPr>
      </w:r>
      <w:commentRangeEnd w:id="25"/>
      <w:r>
        <w:commentReference w:id="25"/>
      </w:r>
      <w:r>
        <w:rPr>
          <w:rFonts w:eastAsia="Times New Roman" w:cs="Times New Roman" w:ascii="Times New Roman" w:hAnsi="Times New Roman"/>
          <w:sz w:val="24"/>
          <w:szCs w:val="24"/>
        </w:rPr>
      </w:r>
      <w:commentRangeEnd w:id="24"/>
      <w:r>
        <w:commentReference w:id="24"/>
      </w:r>
      <w:r>
        <w:rPr>
          <w:rFonts w:eastAsia="Times New Roman" w:cs="Times New Roman" w:ascii="Times New Roman" w:hAnsi="Times New Roman"/>
          <w:sz w:val="24"/>
          <w:szCs w:val="24"/>
        </w:rPr>
        <w:t xml:space="preserve"> was only present once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in the early 2010s when the frequency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only 7.5% in the field. The results support the idea that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mutation to new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also carries a fitness penalty, which can be observed by a reduction of pathogen fitness on the host without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Widespread deletion and sequence variation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was </w:t>
      </w:r>
      <w:commentRangeStart w:id="26"/>
      <w:commentRangeStart w:id="27"/>
      <w:commentRangeStart w:id="28"/>
      <w:commentRangeStart w:id="29"/>
      <w:r>
        <w:rPr>
          <w:rFonts w:eastAsia="Times New Roman" w:cs="Times New Roman" w:ascii="Times New Roman" w:hAnsi="Times New Roman"/>
          <w:sz w:val="24"/>
          <w:szCs w:val="24"/>
        </w:rPr>
        <w:t>not a surprise because</w:t>
      </w:r>
      <w:r>
        <w:rPr>
          <w:rFonts w:eastAsia="Times New Roman" w:cs="Times New Roman" w:ascii="Times New Roman" w:hAnsi="Times New Roman"/>
          <w:sz w:val="24"/>
          <w:szCs w:val="24"/>
        </w:rPr>
      </w:r>
      <w:commentRangeEnd w:id="29"/>
      <w:r>
        <w:commentReference w:id="29"/>
      </w:r>
      <w:r>
        <w:rPr>
          <w:rFonts w:eastAsia="Times New Roman" w:cs="Times New Roman" w:ascii="Times New Roman" w:hAnsi="Times New Roman"/>
          <w:sz w:val="24"/>
          <w:szCs w:val="24"/>
        </w:rPr>
      </w:r>
      <w:commentRangeEnd w:id="28"/>
      <w:r>
        <w:commentReference w:id="28"/>
      </w:r>
      <w:r>
        <w:rPr>
          <w:rFonts w:eastAsia="Times New Roman" w:cs="Times New Roman" w:ascii="Times New Roman" w:hAnsi="Times New Roman"/>
          <w:sz w:val="24"/>
          <w:szCs w:val="24"/>
        </w:rPr>
      </w:r>
      <w:commentRangeEnd w:id="27"/>
      <w:r>
        <w:commentReference w:id="27"/>
      </w:r>
      <w:r>
        <w:rPr>
          <w:rFonts w:eastAsia="Times New Roman" w:cs="Times New Roman" w:ascii="Times New Roman" w:hAnsi="Times New Roman"/>
          <w:sz w:val="24"/>
          <w:szCs w:val="24"/>
        </w:rPr>
      </w:r>
      <w:commentRangeEnd w:id="26"/>
      <w:r>
        <w:commentReference w:id="26"/>
      </w:r>
      <w:r>
        <w:rPr>
          <w:rFonts w:eastAsia="Times New Roman" w:cs="Times New Roman" w:ascii="Times New Roman" w:hAnsi="Times New Roman"/>
          <w:sz w:val="24"/>
          <w:szCs w:val="24"/>
        </w:rPr>
        <w:t xml:space="preserve">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is a member of a subtelomeric gene family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2008; </w:t>
      </w:r>
      <w:r>
        <w:rPr>
          <w:rFonts w:eastAsia="Times New Roman" w:cs="Times New Roman" w:ascii="Times New Roman" w:hAnsi="Times New Roman"/>
          <w:sz w:val="24"/>
          <w:szCs w:val="24"/>
        </w:rPr>
        <w:t xml:space="preserve">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In addition to variation in amino acid sequence and presence/absence polymorphism in different strains,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shows variable location at subtelomeric locations on different core chromosomes in different field isolates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Specifically, avirulent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rPr>
        <w:t xml:space="preserve">This gene movement, termed multiple translocations, is suggested to be a mechanism for the fungus to regain deleted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genes, although at different chromosomal locations. Transposable elements, shown to directly </w:t>
      </w:r>
      <w:r>
        <w:rPr>
          <w:rFonts w:eastAsia="Times New Roman" w:cs="Times New Roman" w:ascii="Times New Roman" w:hAnsi="Times New Roman"/>
          <w:sz w:val="24"/>
          <w:szCs w:val="24"/>
        </w:rPr>
        <w:t xml:space="preserve">contribute to emergence of 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isolates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are also implicated in multiple translocations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w:t>
      </w:r>
      <w:r>
        <w:rPr>
          <w:rFonts w:eastAsia="Times New Roman" w:cs="Times New Roman" w:ascii="Times New Roman" w:hAnsi="Times New Roman"/>
          <w:color w:val="000000"/>
          <w:sz w:val="24"/>
          <w:szCs w:val="24"/>
        </w:rPr>
        <w:t xml:space="preserve">Understanding the molecular mechanisms underpinning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 dynamics and structural variability should be an important focus for future research.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Once new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deployed, pathogen strains with their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short lived-in commercial fields. Generally, such pathogens either impose nucleotide variation or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barriers caused by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host. Once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the host decreases or disappears, the pathogens benefit from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color w:val="000000"/>
          <w:sz w:val="24"/>
          <w:szCs w:val="24"/>
        </w:rPr>
        <w:t xml:space="preserve">One earlier study suggests that the </w:t>
      </w:r>
      <w:r>
        <w:rPr>
          <w:rFonts w:eastAsia="Times New Roman" w:cs="Times New Roman" w:ascii="Times New Roman" w:hAnsi="Times New Roman"/>
          <w:sz w:val="24"/>
          <w:szCs w:val="24"/>
        </w:rPr>
        <w:t xml:space="preserve">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influenced the deletion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collected 28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isolates from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and 75 isolates from the non-</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They identified 8 and 6 virulent isolates to Katy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 from 28 and 75</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field isolates, respectively. A chi-square test showed an association of virulent isolates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Co-evolution between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a classic example of an “arms race,” which is interpreted as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having developed multiple resistant alleles gradually to deal with newly evolved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genes (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Wu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2014</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has a broader disease spectrum than that of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Nevertheless, even though there appears to be some fitness benefit associated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Pi-km/Pi-kh</w:t>
      </w:r>
      <w:r>
        <w:rPr>
          <w:rFonts w:eastAsia="Times New Roman" w:cs="Times New Roman" w:ascii="Times New Roman" w:hAnsi="Times New Roman"/>
          <w:sz w:val="24"/>
          <w:szCs w:val="24"/>
        </w:rPr>
        <w:t xml:space="preserve"> has already negated the beneficial effect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and suggests that </w:t>
      </w:r>
      <w:r>
        <w:rPr>
          <w:rFonts w:eastAsia="Times New Roman" w:cs="Times New Roman" w:ascii="Times New Roman" w:hAnsi="Times New Roman"/>
          <w:i/>
          <w:sz w:val="24"/>
          <w:szCs w:val="24"/>
        </w:rPr>
        <w:t>Pi-km/kh</w:t>
      </w:r>
      <w:r>
        <w:rPr>
          <w:rFonts w:eastAsia="Times New Roman" w:cs="Times New Roman" w:ascii="Times New Roman" w:hAnsi="Times New Roman"/>
          <w:sz w:val="24"/>
          <w:szCs w:val="24"/>
        </w:rPr>
        <w:t xml:space="preserve"> may not be effective in the future in the Southern US.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In contrast to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co-evolution between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follows “trench warfare,” based on one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resistance allele fighting with fast evolving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Southern US,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occurs in a large linkage block on Chromosome 12, which was bred into a dozen rice varieties in the U.S.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The linkage block including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Pi-ta2</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has existed in almost all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cultivars in the US.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also confers broader spectrum blast disease resistance than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2012). However,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thus far have not been competitive in yield to those without it. Consequently,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were not widely deployed (Fig 2</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because genetic components related to low yield are located in the same linkage block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Hence, most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in the U.S. still carry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there exists an opportunity for developing high-yielding rice varieties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and SSR markers (</w:t>
      </w:r>
      <w:r>
        <w:rPr>
          <w:rFonts w:eastAsia="Times New Roman" w:cs="Times New Roman" w:ascii="Times New Roman" w:hAnsi="Times New Roman"/>
          <w:b/>
          <w:bCs/>
          <w:sz w:val="24"/>
          <w:szCs w:val="24"/>
          <w:rPrChange w:id="0" w:author="Grant Billings" w:date="2025-07-01T15:33:27Z"/>
        </w:rPr>
        <w:t>Fig</w:t>
      </w:r>
      <w:ins w:id="386" w:author="Grant Billings" w:date="2025-07-01T15:33:24Z">
        <w:r>
          <w:rPr>
            <w:rFonts w:eastAsia="Times New Roman" w:cs="Times New Roman" w:ascii="Times New Roman" w:hAnsi="Times New Roman"/>
            <w:b/>
            <w:bCs/>
            <w:sz w:val="24"/>
            <w:szCs w:val="24"/>
          </w:rPr>
          <w:t xml:space="preserve">ure </w:t>
        </w:r>
      </w:ins>
      <w:del w:id="387" w:author="Grant Billings" w:date="2025-07-01T15:33:23Z">
        <w:r>
          <w:rPr>
            <w:rFonts w:eastAsia="Times New Roman" w:cs="Times New Roman" w:ascii="Times New Roman" w:hAnsi="Times New Roman"/>
            <w:b/>
            <w:bCs/>
            <w:sz w:val="24"/>
            <w:szCs w:val="24"/>
          </w:rPr>
          <w:delText xml:space="preserve">. </w:delText>
        </w:r>
      </w:del>
      <w:r>
        <w:rPr>
          <w:rFonts w:eastAsia="Times New Roman" w:cs="Times New Roman" w:ascii="Times New Roman" w:hAnsi="Times New Roman"/>
          <w:b/>
          <w:bCs/>
          <w:sz w:val="24"/>
          <w:szCs w:val="24"/>
          <w:rPrChange w:id="0" w:author="Grant Billings" w:date="2025-07-01T15:33:27Z"/>
        </w:rPr>
        <w:t>1</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 xml:space="preserve">). Therefore, we cannot determine if or when selection against any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may have also influenced the clonally-linked genome. Previously, phylogenetic correlations with P/A of the effector genes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used. Further analysis of whole genome sequences of our U.S. blast isolates will help understand the molecular mechanism of origin and evolution of rice blast fungus.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Rice blast disease is the most disastrous disease for rice production globally.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 a highly unstable fungus showing rapid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This study uncovered a sophisticated co-evolutionary mechanism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 showed that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strains undergo mutations and even total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the pressure imposed by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 most recent field isolates have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are still effective in the US. Our analysis of the genetic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isolates from commercial rice fields in the U.S. over 58 years suggests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Our study shows the value of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relative to the complement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in farmers’ fields regionally. Rapid recovery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in the southern U.S. population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suggests that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may provide a field fitness advantage on rice lacking this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Therefore, efforts to separate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from its associated yield penalty in U.S. germplasm would be beneficial. In contrast,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occurs at low levels in other pathogen populations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indicating that each population has been shaped by its own local history. For the population we studied, lack of diversity in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is correlated with lack of deployment of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Although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would currently be useful for combating the Southern U.S. pathogen population, strategic deployment and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This study provides some evidence for management of rice blast in the future. We suggest that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loss and recovery in regional populations provides the best insight on potential population level fitness for that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Normal"/>
        <w:spacing w:lineRule="auto" w:line="360" w:before="120" w:after="120"/>
        <w:jc w:val="both"/>
        <w:rPr>
          <w:rFonts w:ascii="Times New Roman" w:hAnsi="Times New Roman"/>
        </w:rPr>
      </w:pPr>
      <w:del w:id="389" w:author="Grant Billings" w:date="2025-07-01T15:40:38Z">
        <w:r>
          <w:rPr>
            <w:rFonts w:eastAsia="Times New Roman" w:cs="Times New Roman" w:ascii="Times New Roman" w:hAnsi="Times New Roman"/>
            <w:b/>
            <w:sz w:val="24"/>
            <w:szCs w:val="24"/>
          </w:rPr>
          <w:delText>Acknowledgements</w:delText>
        </w:r>
      </w:del>
      <w:ins w:id="390" w:author="Grant Billings" w:date="2025-07-01T15:40:38Z">
        <w:r>
          <w:rPr>
            <w:rFonts w:eastAsia="Times New Roman" w:cs="Times New Roman" w:ascii="Times New Roman" w:hAnsi="Times New Roman"/>
            <w:b/>
            <w:color w:val="auto"/>
            <w:kern w:val="0"/>
            <w:sz w:val="24"/>
            <w:szCs w:val="24"/>
            <w:lang w:val="en-US" w:eastAsia="en-US" w:bidi="ar-SA"/>
          </w:rPr>
          <w:t>Acknowledgments</w:t>
        </w:r>
      </w:ins>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All code necessary to reproduce the figures and statistics presented in this study are available at the following GitHub repository:</w:t>
      </w:r>
    </w:p>
    <w:p>
      <w:pPr>
        <w:pStyle w:val="Normal"/>
        <w:spacing w:lineRule="auto" w:line="360" w:before="120" w:after="120"/>
        <w:jc w:val="both"/>
        <w:rPr/>
      </w:pPr>
      <w:hyperlink r:id="rId2">
        <w:r>
          <w:rPr>
            <w:rFonts w:eastAsia="Times New Roman" w:cs="Times New Roman" w:ascii="Times New Roman" w:hAnsi="Times New Roman"/>
            <w:color w:val="0000FF"/>
            <w:sz w:val="24"/>
            <w:szCs w:val="24"/>
            <w:u w:val="single"/>
          </w:rPr>
          <w:t>https://github.com/USDA-ARS-GBRU/Rice_PathogenDefenseArsenal</w:t>
        </w:r>
      </w:hyperlink>
      <w:r>
        <w:rPr>
          <w:rFonts w:eastAsia="Times New Roman" w:cs="Times New Roman" w:ascii="Times New Roman" w:hAnsi="Times New Roman"/>
          <w:sz w:val="24"/>
          <w:szCs w:val="24"/>
        </w:rPr>
        <w:t xml:space="preserv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Variant calling data for the 329 NCBI SRA entries are available at AgDataCommons FigShare.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Competing interests: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Any opinions, findings, conclusions, or recommendations expressed in this publication are those of the author(s) and do not necessarily reflect the view of the U.S. Department of Agriculture.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Author contributions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Y.J., Y.W. and B.V. designed research; X.W., Y.J., M.H.J, Y.H. and Y.W. performed research; X.W., G.T.B., A.M.H-K., Q.D.R., and Y.J. analyzed data; and X.W., G.T.B., A.M.H-K., Y. J. and B.V. wrote the paper; and Q.D.R., M.H.J, Y.H, and Y.W. edited and approved the manuscript.</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ORCID</w:t>
      </w:r>
    </w:p>
    <w:p>
      <w:pPr>
        <w:pStyle w:val="Normal"/>
        <w:spacing w:lineRule="auto" w:line="360" w:before="120" w:after="120"/>
        <w:jc w:val="both"/>
        <w:rPr/>
      </w:pPr>
      <w:r>
        <w:rPr>
          <w:rFonts w:eastAsia="Times New Roman" w:cs="Times New Roman" w:ascii="Times New Roman" w:hAnsi="Times New Roman"/>
          <w:sz w:val="24"/>
          <w:szCs w:val="24"/>
        </w:rPr>
        <w:t xml:space="preserve">Xueyan Wang </w:t>
      </w:r>
      <w:hyperlink r:id="rId3">
        <w:r>
          <w:rPr>
            <w:rFonts w:eastAsia="Times New Roman" w:cs="Times New Roman" w:ascii="Times New Roman" w:hAnsi="Times New Roman"/>
            <w:color w:val="0000FF"/>
            <w:sz w:val="24"/>
            <w:szCs w:val="24"/>
            <w:u w:val="single"/>
          </w:rPr>
          <w:t>https://orcid.org/0000-0002-5635-126X</w:t>
        </w:r>
      </w:hyperlink>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Grant Billings https://orcid.org/0000-0002-4368-0670</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Amanda Hulse-Kemp https://orcid.org/0000-0001-9670-9433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Quentin Read https://orcid.org/0000-0003-4315-5582</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Yeshi Wamishe https://orcid.org/0000-0002-4647-8603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Barbara Valent http://orcid.org/0000-0002-5088-3345</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Yulin Jia </w:t>
      </w:r>
      <w:r>
        <w:rPr>
          <w:rFonts w:eastAsia="Times New Roman" w:cs="Times New Roman" w:ascii="Times New Roman" w:hAnsi="Times New Roman"/>
        </w:rPr>
        <w:t>https://orcid.org/0000-0002-2132-0498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Melissa Jia https://orcid.org/0000-0003-0484-0608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Yixiao Huang https://orcid.org/0000-0003-1104-4730</w:t>
      </w:r>
    </w:p>
    <w:p>
      <w:pPr>
        <w:pStyle w:val="Normal"/>
        <w:spacing w:lineRule="auto" w:line="360" w:before="120" w:after="1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Reference</w:t>
      </w:r>
      <w:bookmarkStart w:id="11" w:name="dol87g1baepq"/>
      <w:bookmarkEnd w:id="11"/>
      <w:r>
        <w:rPr>
          <w:rFonts w:eastAsia="Times New Roman" w:cs="Times New Roman" w:ascii="Times New Roman" w:hAnsi="Times New Roman"/>
          <w:b/>
          <w:sz w:val="24"/>
          <w:szCs w:val="24"/>
        </w:rPr>
        <w:t xml:space="preserve">s </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Bahri B, Kaltz O, Leconte M, de Vallavieille-Pope C, Enjalbert J.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Tracking costs of virulence in natural populations of the wheat pathogen, </w:t>
      </w:r>
      <w:r>
        <w:rPr>
          <w:rFonts w:eastAsia="Times New Roman" w:cs="Times New Roman" w:ascii="Times New Roman" w:hAnsi="Times New Roman"/>
          <w:i/>
          <w:sz w:val="24"/>
          <w:szCs w:val="24"/>
        </w:rPr>
        <w:t>Puccinia striiformis f. sp. 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9</w:t>
      </w:r>
      <w:r>
        <w:rPr>
          <w:rFonts w:eastAsia="Times New Roman" w:cs="Times New Roman" w:ascii="Times New Roman" w:hAnsi="Times New Roman"/>
          <w:sz w:val="24"/>
          <w:szCs w:val="24"/>
        </w:rPr>
        <w:t xml:space="preserve">: 26. </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Brooks ME, Kristensen K, van Benthem KJ, Magnusson A, Berg CW, Nielsen A, Skaug HJ, Maechler M and Bolker  BM. 2017.</w:t>
      </w:r>
      <w:r>
        <w:rPr>
          <w:rFonts w:eastAsia="Times New Roman" w:cs="Times New Roman" w:ascii="Times New Roman" w:hAnsi="Times New Roman"/>
          <w:sz w:val="24"/>
          <w:szCs w:val="24"/>
        </w:rPr>
        <w:t xml:space="preserve"> glmmTMB Balances Speed and Flexibility Among Packages for Zero-inflated Generalized Linear Mixed Modeling. </w:t>
      </w:r>
      <w:r>
        <w:rPr>
          <w:rFonts w:eastAsia="Times New Roman" w:cs="Times New Roman" w:ascii="Times New Roman" w:hAnsi="Times New Roman"/>
          <w:i/>
          <w:iCs/>
          <w:sz w:val="24"/>
          <w:szCs w:val="24"/>
        </w:rPr>
        <w:t>The R Journal</w:t>
      </w:r>
      <w:r>
        <w:rPr>
          <w:rFonts w:eastAsia="Times New Roman" w:cs="Times New Roman" w:ascii="Times New Roman" w:hAnsi="Times New Roman"/>
          <w:sz w:val="24"/>
          <w:szCs w:val="24"/>
        </w:rPr>
        <w:t>, 9(2), 378-400. doi: 10.32614/RJ-2017-066.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Chen S. 2023.</w:t>
      </w:r>
      <w:r>
        <w:rPr>
          <w:rFonts w:eastAsia="Times New Roman" w:cs="Times New Roman" w:ascii="Times New Roman" w:hAnsi="Times New Roman"/>
          <w:sz w:val="24"/>
          <w:szCs w:val="24"/>
        </w:rPr>
        <w:t xml:space="preserve"> Ultrafast one-pass FASTQ data preprocessing, quality control, and deduplication using fastp. </w:t>
      </w:r>
      <w:r>
        <w:rPr>
          <w:rFonts w:eastAsia="Times New Roman" w:cs="Times New Roman" w:ascii="Times New Roman" w:hAnsi="Times New Roman"/>
          <w:i/>
          <w:iCs/>
          <w:sz w:val="24"/>
          <w:szCs w:val="24"/>
        </w:rPr>
        <w:t>iMeta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e107. https://doi.org/10.1002/imt2.107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Chuma I, Isobe C, Hotta Y, Ibaragi K, Futamata N, Kusaba M, Yoshida K, Terauchi R, Fujita Y, Nakayashiki H, Valent B. 2011. </w:t>
      </w:r>
      <w:r>
        <w:rPr>
          <w:rFonts w:eastAsia="Times New Roman" w:cs="Times New Roman" w:ascii="Times New Roman" w:hAnsi="Times New Roman"/>
          <w:sz w:val="24"/>
          <w:szCs w:val="24"/>
        </w:rPr>
        <w:t xml:space="preserve">Multiple translocation of the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effector gene among chromosomes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related species. </w:t>
      </w:r>
      <w:r>
        <w:rPr>
          <w:rFonts w:eastAsia="Times New Roman" w:cs="Times New Roman" w:ascii="Times New Roman" w:hAnsi="Times New Roman"/>
          <w:i/>
          <w:sz w:val="24"/>
          <w:szCs w:val="24"/>
        </w:rPr>
        <w:t>PLoS Pathog</w:t>
      </w:r>
      <w:r>
        <w:rPr>
          <w:rFonts w:eastAsia="Times New Roman" w:cs="Times New Roman" w:ascii="Times New Roman" w:hAnsi="Times New Roman"/>
          <w:sz w:val="24"/>
          <w:szCs w:val="24"/>
        </w:rPr>
        <w:t xml:space="preserve">ens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e1002147.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Dai Y, Jia Y, Correll J, Wang X, Wang, Y.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Diversification and evolution of the avirulence gene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field isolates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477</w:t>
      </w:r>
      <w:r>
        <w:rPr>
          <w:rFonts w:eastAsia="Times New Roman" w:cs="Times New Roman" w:ascii="Times New Roman" w:hAnsi="Times New Roman"/>
          <w:sz w:val="24"/>
          <w:szCs w:val="24"/>
        </w:rPr>
        <w:t xml:space="preserve">: 973-980.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Danecek P, Bonfield J K, Liddle J, Marshall J, Ohan V, Pollard M O, Whitwham A, Keane T, McCarthy S A, Davies R M, Li H. 2021.</w:t>
      </w:r>
      <w:r>
        <w:rPr>
          <w:rFonts w:eastAsia="Times New Roman" w:cs="Times New Roman" w:ascii="Times New Roman" w:hAnsi="Times New Roman"/>
          <w:sz w:val="24"/>
          <w:szCs w:val="24"/>
        </w:rPr>
        <w:t xml:space="preserve"> Twelve years of SAMtools and BCFtools. </w:t>
      </w:r>
      <w:r>
        <w:rPr>
          <w:rFonts w:eastAsia="Times New Roman" w:cs="Times New Roman" w:ascii="Times New Roman" w:hAnsi="Times New Roman"/>
          <w:i/>
          <w:iCs/>
          <w:sz w:val="24"/>
          <w:szCs w:val="24"/>
        </w:rPr>
        <w:t>GigaScience</w:t>
      </w:r>
      <w:r>
        <w:rPr>
          <w:rFonts w:eastAsia="Times New Roman" w:cs="Times New Roman" w:ascii="Times New Roman" w:hAnsi="Times New Roman"/>
          <w:sz w:val="24"/>
          <w:szCs w:val="24"/>
        </w:rPr>
        <w:t xml:space="preserve"> 10(2), giab008. https://doi.org/10.1093/gigascience/giab008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 Guillen, K., Ortiz-Vallejo, D., Gracy, J., Fournier, E., Kroj, T. and Padilla, A.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Structure analysis uncovers a highly diverse but structurally conserved effector family in phytopathogenic fungi</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i/>
          <w:color w:val="202020"/>
          <w:sz w:val="24"/>
          <w:szCs w:val="24"/>
        </w:rPr>
        <w:t>PLoS Pathogens</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b/>
          <w:color w:val="202020"/>
          <w:sz w:val="24"/>
          <w:szCs w:val="24"/>
        </w:rPr>
        <w:t>11</w:t>
      </w:r>
      <w:r>
        <w:rPr>
          <w:rFonts w:eastAsia="Times New Roman" w:cs="Times New Roman" w:ascii="Times New Roman" w:hAnsi="Times New Roman"/>
          <w:color w:val="202020"/>
          <w:sz w:val="24"/>
          <w:szCs w:val="24"/>
        </w:rPr>
        <w:t xml:space="preserve">: e1005228.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Dean RA, Talbot NJ, Ebbole DJ, Farman ML, Mitchell TK, Orbach MJ, Thon M, Kulkarni R, Xu JR, Pan H, Read ND. 2005.</w:t>
      </w:r>
      <w:r>
        <w:rPr>
          <w:rFonts w:eastAsia="Times New Roman" w:cs="Times New Roman" w:ascii="Times New Roman" w:hAnsi="Times New Roman"/>
          <w:color w:val="222222"/>
          <w:sz w:val="24"/>
          <w:szCs w:val="24"/>
          <w:highlight w:val="white"/>
        </w:rPr>
        <w:t xml:space="preserve"> The genome sequence of the rice blast fungus </w:t>
      </w:r>
      <w:r>
        <w:rPr>
          <w:rFonts w:eastAsia="Times New Roman" w:cs="Times New Roman" w:ascii="Times New Roman" w:hAnsi="Times New Roman"/>
          <w:i/>
          <w:color w:val="222222"/>
          <w:sz w:val="24"/>
          <w:szCs w:val="24"/>
          <w:highlight w:val="white"/>
        </w:rPr>
        <w:t>Magnaporthe grisea</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i/>
          <w:color w:val="222222"/>
          <w:sz w:val="24"/>
          <w:szCs w:val="24"/>
          <w:highlight w:val="white"/>
        </w:rPr>
        <w:t>Nature</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b/>
          <w:color w:val="222222"/>
          <w:sz w:val="24"/>
          <w:szCs w:val="24"/>
          <w:highlight w:val="white"/>
        </w:rPr>
        <w:t>434</w:t>
      </w:r>
      <w:r>
        <w:rPr>
          <w:rFonts w:eastAsia="Times New Roman" w:cs="Times New Roman" w:ascii="Times New Roman" w:hAnsi="Times New Roman"/>
          <w:color w:val="222222"/>
          <w:sz w:val="24"/>
          <w:szCs w:val="24"/>
          <w:highlight w:val="white"/>
        </w:rPr>
        <w:t>: 980- 986.</w:t>
      </w:r>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Farman ML, Leong, S.A. 1998.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Chromosome walking to the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avirulence gene of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discrepancy between the physical and genetic maps. </w:t>
      </w:r>
      <w:r>
        <w:rPr>
          <w:rFonts w:eastAsia="Times New Roman" w:cs="Times New Roman" w:ascii="Times New Roman" w:hAnsi="Times New Roman"/>
          <w:i/>
          <w:sz w:val="24"/>
          <w:szCs w:val="24"/>
        </w:rPr>
        <w:t>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150</w:t>
      </w:r>
      <w:r>
        <w:rPr>
          <w:rFonts w:eastAsia="Times New Roman" w:cs="Times New Roman" w:ascii="Times New Roman" w:hAnsi="Times New Roman"/>
          <w:sz w:val="24"/>
          <w:szCs w:val="24"/>
        </w:rPr>
        <w:t xml:space="preserve">: 1049-1058.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Figueroa M, Upadhyaya NM, Sperschneider J, Park RF, Szabo LJ, Steffenson B, Ellis JG, Dodds PN.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Changing the game: using integrative genomics to probe virulence mechanisms of the stem rust pathogen </w:t>
      </w:r>
      <w:r>
        <w:rPr>
          <w:rFonts w:eastAsia="Times New Roman" w:cs="Times New Roman" w:ascii="Times New Roman" w:hAnsi="Times New Roman"/>
          <w:i/>
          <w:sz w:val="24"/>
          <w:szCs w:val="24"/>
        </w:rPr>
        <w:t>Puccinia graminis</w:t>
      </w:r>
      <w:r>
        <w:rPr>
          <w:rFonts w:eastAsia="Times New Roman" w:cs="Times New Roman" w:ascii="Times New Roman" w:hAnsi="Times New Roman"/>
          <w:sz w:val="24"/>
          <w:szCs w:val="24"/>
        </w:rPr>
        <w:t xml:space="preserve"> f. sp. </w:t>
      </w:r>
      <w:r>
        <w:rPr>
          <w:rFonts w:eastAsia="Times New Roman" w:cs="Times New Roman" w:ascii="Times New Roman" w:hAnsi="Times New Roman"/>
          <w:i/>
          <w:sz w:val="24"/>
          <w:szCs w:val="24"/>
        </w:rPr>
        <w:t>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Frontiers in Plant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205.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Fudal I, Böhnert HU, Tharreau D, Lebrun MH. 2005.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Transposition of MINE, a composite retrotransposon, in the avirulence gene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of the rice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42</w:t>
      </w:r>
      <w:r>
        <w:rPr>
          <w:rFonts w:eastAsia="Times New Roman" w:cs="Times New Roman" w:ascii="Times New Roman" w:hAnsi="Times New Roman"/>
          <w:sz w:val="24"/>
          <w:szCs w:val="24"/>
        </w:rPr>
        <w:t xml:space="preserve">: 761-72.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Gao M, He Y, Yin X, Zhong X, Yan B et al. 2021.</w:t>
      </w:r>
      <w:r>
        <w:rPr>
          <w:rFonts w:eastAsia="Times New Roman" w:cs="Times New Roman" w:ascii="Times New Roman" w:hAnsi="Times New Roman"/>
          <w:sz w:val="24"/>
          <w:szCs w:val="24"/>
        </w:rPr>
        <w:t xml:space="preserve"> Ca2+ sensor-mediated ROS scavenging suppresses rice immunity and is exploited by a fungal effector. Cell 184: 5391-5404.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Grigoriev IV, Nikitin R, Haridas S, Kuo A, Ohm R, Otillar R, Riley R, Salamov A, Zhao X, Korzeniewski F, Smirnova T, Nordberg H, Dubchak I, &amp; Shabalov I. 2014.</w:t>
      </w:r>
      <w:r>
        <w:rPr>
          <w:rFonts w:eastAsia="Times New Roman" w:cs="Times New Roman" w:ascii="Times New Roman" w:hAnsi="Times New Roman"/>
          <w:sz w:val="24"/>
          <w:szCs w:val="24"/>
        </w:rPr>
        <w:t xml:space="preserve"> MycoCosm portal: gearing up for 1000 fungal genomes. </w:t>
      </w:r>
      <w:r>
        <w:rPr>
          <w:rFonts w:eastAsia="Times New Roman" w:cs="Times New Roman" w:ascii="Times New Roman" w:hAnsi="Times New Roman"/>
          <w:i/>
          <w:iCs/>
          <w:sz w:val="24"/>
          <w:szCs w:val="24"/>
        </w:rPr>
        <w:t>Nucleic Acids Research</w:t>
      </w:r>
      <w:r>
        <w:rPr>
          <w:rFonts w:eastAsia="Times New Roman" w:cs="Times New Roman" w:ascii="Times New Roman" w:hAnsi="Times New Roman"/>
          <w:sz w:val="24"/>
          <w:szCs w:val="24"/>
        </w:rPr>
        <w:t xml:space="preserve">, 42(D1), D699–D704. </w:t>
      </w:r>
      <w:hyperlink r:id="rId4">
        <w:r>
          <w:rPr>
            <w:rStyle w:val="InternetLink"/>
            <w:rFonts w:eastAsia="Times New Roman" w:cs="Times New Roman" w:ascii="Times New Roman" w:hAnsi="Times New Roman"/>
            <w:sz w:val="24"/>
            <w:szCs w:val="24"/>
          </w:rPr>
          <w:t>https://doi.org/10.1093/nar/gkt1183</w:t>
        </w:r>
      </w:hyperlink>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Guindon S, Dufayard JF, Lefort V, Anisimova M, Hordijk W, Gascuel O. 2010</w:t>
      </w:r>
      <w:r>
        <w:rPr>
          <w:rFonts w:eastAsia="Times New Roman" w:cs="Times New Roman" w:ascii="Times New Roman" w:hAnsi="Times New Roman"/>
          <w:sz w:val="24"/>
          <w:szCs w:val="24"/>
        </w:rPr>
        <w:t xml:space="preserve">. New Algorithms and Methods to Estimate Maximum-Likelihood Phylogenies: Assessing the Performance of PhyML 3.0. </w:t>
      </w:r>
      <w:r>
        <w:rPr>
          <w:rStyle w:val="Emphasis"/>
          <w:rFonts w:eastAsia="Times New Roman" w:cs="Times New Roman" w:ascii="Times New Roman" w:hAnsi="Times New Roman"/>
          <w:sz w:val="24"/>
          <w:szCs w:val="24"/>
        </w:rPr>
        <w:t>Systematic Biology</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59</w:t>
      </w:r>
      <w:r>
        <w:rPr>
          <w:rFonts w:eastAsia="Times New Roman" w:cs="Times New Roman" w:ascii="Times New Roman" w:hAnsi="Times New Roman"/>
          <w:sz w:val="24"/>
          <w:szCs w:val="24"/>
        </w:rPr>
        <w:t xml:space="preserve">(3), 307–321. </w:t>
      </w:r>
      <w:hyperlink r:id="rId5" w:tgtFrame="_blank">
        <w:r>
          <w:rPr>
            <w:rStyle w:val="InternetLink"/>
            <w:rFonts w:eastAsia="Times New Roman" w:cs="Times New Roman" w:ascii="Times New Roman" w:hAnsi="Times New Roman"/>
            <w:sz w:val="24"/>
            <w:szCs w:val="24"/>
          </w:rPr>
          <w:t>https://doi.org/10.1093/sysbio/syq010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Hall T A. 1999.</w:t>
      </w:r>
      <w:r>
        <w:rPr>
          <w:rFonts w:eastAsia="Times New Roman" w:cs="Times New Roman" w:ascii="Times New Roman" w:hAnsi="Times New Roman"/>
          <w:sz w:val="24"/>
          <w:szCs w:val="24"/>
        </w:rPr>
        <w:t xml:space="preserve"> BioEdit: a user-friendly biological sequence alignment editor and analysis program for Windows 95/98/NT. </w:t>
      </w:r>
      <w:r>
        <w:rPr>
          <w:rFonts w:eastAsia="Times New Roman" w:cs="Times New Roman" w:ascii="Times New Roman" w:hAnsi="Times New Roman"/>
          <w:i/>
          <w:color w:val="2A2A2A"/>
          <w:sz w:val="24"/>
          <w:szCs w:val="24"/>
          <w:shd w:fill="FAFAFA" w:val="clear"/>
        </w:rPr>
        <w:t xml:space="preserve">Nucleic Acids Symposium Series </w:t>
      </w:r>
      <w:r>
        <w:rPr>
          <w:rFonts w:eastAsia="Times New Roman" w:cs="Times New Roman" w:ascii="Times New Roman" w:hAnsi="Times New Roman"/>
          <w:b/>
          <w:sz w:val="24"/>
          <w:szCs w:val="24"/>
        </w:rPr>
        <w:t>41</w:t>
      </w:r>
      <w:r>
        <w:rPr>
          <w:rFonts w:eastAsia="Times New Roman" w:cs="Times New Roman" w:ascii="Times New Roman" w:hAnsi="Times New Roman"/>
          <w:sz w:val="24"/>
          <w:szCs w:val="24"/>
        </w:rPr>
        <w:t>: 95-98.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J, Si W, Deng Q, Li P, Yang S.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Rapid evolution of avirulence genes in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Genet</w:t>
      </w:r>
      <w:r>
        <w:rPr>
          <w:rFonts w:eastAsia="Times New Roman" w:cs="Times New Roman" w:ascii="Times New Roman" w:hAnsi="Times New Roman"/>
          <w:sz w:val="24"/>
          <w:szCs w:val="24"/>
        </w:rPr>
        <w:t xml:space="preserve">ics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45.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YJ, Balesdent MH, Li ZQ, Evans N, Rouxel T, Fitt BD.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Fitness cost of virulence differs between the </w:t>
      </w:r>
      <w:r>
        <w:rPr>
          <w:rFonts w:eastAsia="Times New Roman" w:cs="Times New Roman" w:ascii="Times New Roman" w:hAnsi="Times New Roman"/>
          <w:i/>
          <w:color w:val="000000"/>
          <w:sz w:val="24"/>
          <w:szCs w:val="24"/>
          <w:shd w:fill="FCFCFC" w:val="clear"/>
        </w:rPr>
        <w:t>AvrLm1</w:t>
      </w:r>
      <w:r>
        <w:rPr>
          <w:rFonts w:eastAsia="Times New Roman" w:cs="Times New Roman" w:ascii="Times New Roman" w:hAnsi="Times New Roman"/>
          <w:color w:val="000000"/>
          <w:sz w:val="24"/>
          <w:szCs w:val="24"/>
          <w:shd w:fill="FCFCFC" w:val="clear"/>
        </w:rPr>
        <w:t> and </w:t>
      </w:r>
      <w:r>
        <w:rPr>
          <w:rFonts w:eastAsia="Times New Roman" w:cs="Times New Roman" w:ascii="Times New Roman" w:hAnsi="Times New Roman"/>
          <w:i/>
          <w:color w:val="000000"/>
          <w:sz w:val="24"/>
          <w:szCs w:val="24"/>
          <w:shd w:fill="FCFCFC" w:val="clear"/>
        </w:rPr>
        <w:t>AvrLm4</w:t>
      </w:r>
      <w:r>
        <w:rPr>
          <w:rFonts w:eastAsia="Times New Roman" w:cs="Times New Roman" w:ascii="Times New Roman" w:hAnsi="Times New Roman"/>
          <w:color w:val="000000"/>
          <w:sz w:val="24"/>
          <w:szCs w:val="24"/>
          <w:shd w:fill="FCFCFC" w:val="clear"/>
        </w:rPr>
        <w:t> loci in </w:t>
      </w:r>
      <w:r>
        <w:rPr>
          <w:rFonts w:eastAsia="Times New Roman" w:cs="Times New Roman" w:ascii="Times New Roman" w:hAnsi="Times New Roman"/>
          <w:i/>
          <w:color w:val="000000"/>
          <w:sz w:val="24"/>
          <w:szCs w:val="24"/>
          <w:shd w:fill="FCFCFC" w:val="clear"/>
        </w:rPr>
        <w:t>Leptosphaeria maculans</w:t>
      </w:r>
      <w:r>
        <w:rPr>
          <w:rFonts w:eastAsia="Times New Roman" w:cs="Times New Roman" w:ascii="Times New Roman" w:hAnsi="Times New Roman"/>
          <w:color w:val="000000"/>
          <w:sz w:val="24"/>
          <w:szCs w:val="24"/>
          <w:shd w:fill="FCFCFC" w:val="clear"/>
        </w:rPr>
        <w:t> (phoma stem canker of oilseed rape). </w:t>
      </w:r>
      <w:r>
        <w:rPr>
          <w:rFonts w:eastAsia="Times New Roman" w:cs="Times New Roman" w:ascii="Times New Roman" w:hAnsi="Times New Roman"/>
          <w:i/>
          <w:color w:val="000000"/>
          <w:sz w:val="24"/>
          <w:szCs w:val="24"/>
        </w:rPr>
        <w:t>European Journal of Plant Pathology</w:t>
      </w:r>
      <w:r>
        <w:rPr>
          <w:rFonts w:eastAsia="Times New Roman" w:cs="Times New Roman" w:ascii="Times New Roman" w:hAnsi="Times New Roman"/>
          <w:i/>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126</w:t>
      </w:r>
      <w:r>
        <w:rPr>
          <w:rFonts w:eastAsia="Times New Roman" w:cs="Times New Roman" w:ascii="Times New Roman" w:hAnsi="Times New Roman"/>
          <w:color w:val="000000"/>
          <w:sz w:val="24"/>
          <w:szCs w:val="24"/>
          <w:shd w:fill="FCFCFC" w:val="clear"/>
        </w:rPr>
        <w:t>:</w:t>
      </w:r>
      <w:r>
        <w:rPr>
          <w:rFonts w:eastAsia="Times New Roman" w:cs="Times New Roman" w:ascii="Times New Roman" w:hAnsi="Times New Roman"/>
          <w:b/>
          <w:color w:val="000000"/>
          <w:sz w:val="24"/>
          <w:szCs w:val="24"/>
          <w:shd w:fill="FCFCFC" w:val="clear"/>
        </w:rPr>
        <w:t> </w:t>
      </w:r>
      <w:r>
        <w:rPr>
          <w:rFonts w:eastAsia="Times New Roman" w:cs="Times New Roman" w:ascii="Times New Roman" w:hAnsi="Times New Roman"/>
          <w:color w:val="000000"/>
          <w:sz w:val="24"/>
          <w:szCs w:val="24"/>
          <w:shd w:fill="FCFCFC" w:val="clear"/>
        </w:rPr>
        <w:t>279.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Inoue Y, Vy TT, Yoshida K, Asano H, Mitsuoka C, Asuke S, Anh VL, Cumagun CJ, Chuma I, Terauchi R, Kato K.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Evolution of the wheat blast fungus through functional losses in a host specificity determinant. </w:t>
      </w:r>
      <w:r>
        <w:rPr>
          <w:rFonts w:eastAsia="Times New Roman" w:cs="Times New Roman" w:ascii="Times New Roman" w:hAnsi="Times New Roman"/>
          <w:i/>
          <w:color w:val="000000"/>
          <w:sz w:val="24"/>
          <w:szCs w:val="24"/>
          <w:highlight w:val="white"/>
        </w:rPr>
        <w:t>Science</w:t>
      </w:r>
      <w:r>
        <w:rPr>
          <w:rFonts w:eastAsia="Times New Roman" w:cs="Times New Roman" w:ascii="Times New Roman" w:hAnsi="Times New Roman"/>
          <w:color w:val="000000"/>
          <w:sz w:val="24"/>
          <w:szCs w:val="24"/>
          <w:highlight w:val="white"/>
        </w:rPr>
        <w:t xml:space="preserve"> </w:t>
      </w:r>
      <w:r>
        <w:rPr>
          <w:rFonts w:eastAsia="Times New Roman" w:cs="Times New Roman" w:ascii="Times New Roman" w:hAnsi="Times New Roman"/>
          <w:b/>
          <w:color w:val="000000"/>
          <w:sz w:val="24"/>
          <w:szCs w:val="24"/>
          <w:highlight w:val="white"/>
        </w:rPr>
        <w:t>357</w:t>
      </w:r>
      <w:r>
        <w:rPr>
          <w:rFonts w:eastAsia="Times New Roman" w:cs="Times New Roman" w:ascii="Times New Roman" w:hAnsi="Times New Roman"/>
          <w:color w:val="000000"/>
          <w:sz w:val="24"/>
          <w:szCs w:val="24"/>
          <w:highlight w:val="white"/>
        </w:rPr>
        <w:t xml:space="preserve">: 80-83.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Jia Y, Jia MH, Wang X, Liu G. 2012. </w:t>
      </w:r>
      <w:r>
        <w:rPr>
          <w:rFonts w:eastAsia="Times New Roman" w:cs="Times New Roman" w:ascii="Times New Roman" w:hAnsi="Times New Roman"/>
          <w:color w:val="000000"/>
          <w:sz w:val="24"/>
          <w:szCs w:val="24"/>
        </w:rPr>
        <w:t xml:space="preserve">Indica and japonica crosses resulting in linkage block and recombination suppression on rice chromosome 12. </w:t>
      </w:r>
      <w:r>
        <w:rPr>
          <w:rFonts w:eastAsia="Times New Roman" w:cs="Times New Roman" w:ascii="Times New Roman" w:hAnsi="Times New Roman"/>
          <w:i/>
          <w:color w:val="000000"/>
          <w:sz w:val="24"/>
          <w:szCs w:val="24"/>
        </w:rPr>
        <w:t>PLoS One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w:t>
      </w:r>
      <w:r>
        <w:rPr>
          <w:rFonts w:eastAsia="Times New Roman" w:cs="Times New Roman" w:ascii="Times New Roman" w:hAnsi="Times New Roman"/>
          <w:color w:val="000000"/>
          <w:sz w:val="24"/>
          <w:szCs w:val="24"/>
        </w:rPr>
        <w:t>: e43066.</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Jia Y, McAdams SA, Bryan GT, Hershey HP,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Direct interaction of resistance gene and avirulence gene products confers rice blast resistance. </w:t>
      </w:r>
      <w:r>
        <w:rPr>
          <w:rFonts w:eastAsia="Times New Roman" w:cs="Times New Roman" w:ascii="Times New Roman" w:hAnsi="Times New Roman"/>
          <w:i/>
          <w:color w:val="000000"/>
          <w:sz w:val="24"/>
          <w:szCs w:val="24"/>
        </w:rPr>
        <w:t>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 xml:space="preserve">EMBO Journal </w:t>
      </w:r>
      <w:r>
        <w:rPr>
          <w:rFonts w:eastAsia="Times New Roman" w:cs="Times New Roman" w:ascii="Times New Roman" w:hAnsi="Times New Roman"/>
          <w:b/>
          <w:color w:val="000000"/>
          <w:sz w:val="24"/>
          <w:szCs w:val="24"/>
        </w:rPr>
        <w:t>19</w:t>
      </w:r>
      <w:r>
        <w:rPr>
          <w:rFonts w:eastAsia="Times New Roman" w:cs="Times New Roman" w:ascii="Times New Roman" w:hAnsi="Times New Roman"/>
          <w:color w:val="000000"/>
          <w:sz w:val="24"/>
          <w:szCs w:val="24"/>
        </w:rPr>
        <w:t xml:space="preserve">: 4004-4014.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highlight w:val="white"/>
        </w:rPr>
        <w:t>Jia Y, Wamishe YA, and Zhou B.</w:t>
      </w:r>
      <w:r>
        <w:rPr>
          <w:rFonts w:eastAsia="Times New Roman" w:cs="Times New Roman" w:ascii="Times New Roman" w:hAnsi="Times New Roman"/>
          <w:color w:val="000000"/>
          <w:sz w:val="24"/>
          <w:szCs w:val="24"/>
          <w:highlight w:val="white"/>
        </w:rPr>
        <w:t xml:space="preserve"> 2014. An expedited method for isolation of DNA for PCR from Magnaporthe oryzae stored on filter paper. Crop J. 2: 267–271. </w:t>
      </w:r>
    </w:p>
    <w:p>
      <w:pPr>
        <w:pStyle w:val="TextBody"/>
        <w:widowControl/>
        <w:suppressAutoHyphens w:val="true"/>
        <w:bidi w:val="0"/>
        <w:spacing w:lineRule="auto" w:line="360" w:before="0" w:after="140"/>
        <w:ind w:left="89" w:right="0" w:hanging="0"/>
        <w:jc w:val="both"/>
        <w:rPr/>
      </w:pPr>
      <w:r>
        <w:rPr>
          <w:rStyle w:val="StrongEmphasis"/>
          <w:rFonts w:eastAsia="Times New Roman" w:cs="Times New Roman" w:ascii="Times New Roman" w:hAnsi="Times New Roman"/>
          <w:color w:val="000000"/>
          <w:sz w:val="24"/>
          <w:szCs w:val="24"/>
          <w:highlight w:val="white"/>
        </w:rPr>
        <w:t>Jombart T. 2008</w:t>
      </w:r>
      <w:r>
        <w:rPr>
          <w:rFonts w:eastAsia="Times New Roman" w:cs="Times New Roman" w:ascii="Times New Roman" w:hAnsi="Times New Roman"/>
          <w:color w:val="000000"/>
          <w:sz w:val="24"/>
          <w:szCs w:val="24"/>
          <w:highlight w:val="white"/>
        </w:rPr>
        <w:t xml:space="preserve">. adegenet: a R package for the multivariate analysis of genetic markers. </w:t>
      </w:r>
      <w:r>
        <w:rPr>
          <w:rStyle w:val="Emphasis"/>
          <w:rFonts w:eastAsia="Times New Roman" w:cs="Times New Roman" w:ascii="Times New Roman" w:hAnsi="Times New Roman"/>
          <w:color w:val="000000"/>
          <w:sz w:val="24"/>
          <w:szCs w:val="24"/>
          <w:highlight w:val="white"/>
        </w:rPr>
        <w:t>Bioinformatics</w:t>
      </w:r>
      <w:r>
        <w:rPr>
          <w:rFonts w:eastAsia="Times New Roman" w:cs="Times New Roman" w:ascii="Times New Roman" w:hAnsi="Times New Roman"/>
          <w:color w:val="000000"/>
          <w:sz w:val="24"/>
          <w:szCs w:val="24"/>
          <w:highlight w:val="white"/>
        </w:rPr>
        <w:t xml:space="preserve">, </w:t>
      </w:r>
      <w:r>
        <w:rPr>
          <w:rStyle w:val="Emphasis"/>
          <w:rFonts w:eastAsia="Times New Roman" w:cs="Times New Roman" w:ascii="Times New Roman" w:hAnsi="Times New Roman"/>
          <w:color w:val="000000"/>
          <w:sz w:val="24"/>
          <w:szCs w:val="24"/>
          <w:highlight w:val="white"/>
        </w:rPr>
        <w:t>24</w:t>
      </w:r>
      <w:r>
        <w:rPr>
          <w:rFonts w:eastAsia="Times New Roman" w:cs="Times New Roman" w:ascii="Times New Roman" w:hAnsi="Times New Roman"/>
          <w:color w:val="000000"/>
          <w:sz w:val="24"/>
          <w:szCs w:val="24"/>
          <w:highlight w:val="white"/>
        </w:rPr>
        <w:t xml:space="preserve">, 1403–1405. </w:t>
      </w:r>
      <w:hyperlink r:id="rId6" w:tgtFrame="_blank">
        <w:r>
          <w:rPr>
            <w:rStyle w:val="InternetLink"/>
            <w:rFonts w:eastAsia="Times New Roman" w:cs="Times New Roman" w:ascii="Times New Roman" w:hAnsi="Times New Roman"/>
            <w:color w:val="000000"/>
            <w:sz w:val="24"/>
            <w:szCs w:val="24"/>
            <w:highlight w:val="white"/>
          </w:rPr>
          <w:t>https://doi.org/10.1093/bioinformatics/btn129</w:t>
        </w:r>
      </w:hyperlink>
    </w:p>
    <w:p>
      <w:pPr>
        <w:pStyle w:val="TextBody"/>
        <w:widowControl/>
        <w:suppressAutoHyphens w:val="true"/>
        <w:bidi w:val="0"/>
        <w:spacing w:before="0" w:after="140"/>
        <w:ind w:left="89" w:right="0" w:hanging="0"/>
        <w:rPr/>
      </w:pPr>
      <w:r>
        <w:rPr>
          <w:rStyle w:val="StrongEmphasis"/>
          <w:rFonts w:ascii="Times New Roman" w:hAnsi="Times New Roman"/>
          <w:sz w:val="24"/>
          <w:szCs w:val="24"/>
        </w:rPr>
        <w:t>Jombart T, Ahmed I. 2011</w:t>
      </w:r>
      <w:r>
        <w:rPr>
          <w:rFonts w:ascii="Times New Roman" w:hAnsi="Times New Roman"/>
          <w:sz w:val="24"/>
          <w:szCs w:val="24"/>
        </w:rPr>
        <w:t xml:space="preserve">. adegenet 1.3-1: new tools for the analysis of genome-wide SNP data. </w:t>
      </w:r>
      <w:r>
        <w:rPr>
          <w:rStyle w:val="Emphasis"/>
          <w:rFonts w:ascii="Times New Roman" w:hAnsi="Times New Roman"/>
          <w:sz w:val="24"/>
          <w:szCs w:val="24"/>
        </w:rPr>
        <w:t>Bioinformatics</w:t>
      </w:r>
      <w:r>
        <w:rPr>
          <w:rFonts w:ascii="Times New Roman" w:hAnsi="Times New Roman"/>
          <w:sz w:val="24"/>
          <w:szCs w:val="24"/>
        </w:rPr>
        <w:t xml:space="preserve">. </w:t>
      </w:r>
      <w:r>
        <w:rPr>
          <w:rStyle w:val="InternetLink"/>
          <w:rFonts w:ascii="Times New Roman" w:hAnsi="Times New Roman"/>
          <w:sz w:val="24"/>
          <w:szCs w:val="24"/>
        </w:rPr>
        <w:t>https://doi.org/10.1093/bioinformatics/btr521</w:t>
      </w:r>
    </w:p>
    <w:p>
      <w:pPr>
        <w:pStyle w:val="TextBody"/>
        <w:widowControl/>
        <w:suppressAutoHyphens w:val="true"/>
        <w:bidi w:val="0"/>
        <w:spacing w:before="0" w:after="140"/>
        <w:ind w:left="89" w:right="0" w:hanging="0"/>
        <w:rPr>
          <w:rFonts w:ascii="Times New Roman" w:hAnsi="Times New Roman"/>
          <w:sz w:val="24"/>
          <w:szCs w:val="24"/>
        </w:rPr>
      </w:pPr>
      <w:r>
        <w:rPr>
          <w:rStyle w:val="StrongEmphasis"/>
          <w:rFonts w:ascii="Times New Roman" w:hAnsi="Times New Roman"/>
          <w:sz w:val="24"/>
          <w:szCs w:val="24"/>
        </w:rPr>
        <w:t>Kamvar ZN, Larsen MM, Kanaskie AM, Hansen EM, Grünwald NJ. 2015</w:t>
      </w:r>
      <w:r>
        <w:rPr>
          <w:rFonts w:ascii="Times New Roman" w:hAnsi="Times New Roman"/>
          <w:sz w:val="24"/>
          <w:szCs w:val="24"/>
        </w:rPr>
        <w:t xml:space="preserve">. Spatial and Temporal Analysis of Populations of the Sudden Oak Death Pathogen in Oregon Forests. </w:t>
      </w:r>
      <w:r>
        <w:rPr>
          <w:rStyle w:val="Emphasis"/>
          <w:rFonts w:ascii="Times New Roman" w:hAnsi="Times New Roman"/>
          <w:sz w:val="24"/>
          <w:szCs w:val="24"/>
        </w:rPr>
        <w:t>Phytopathology</w:t>
      </w:r>
      <w:r>
        <w:rPr>
          <w:rFonts w:ascii="Times New Roman" w:hAnsi="Times New Roman"/>
          <w:sz w:val="24"/>
          <w:szCs w:val="24"/>
        </w:rPr>
        <w:t xml:space="preserve">, </w:t>
      </w:r>
      <w:r>
        <w:rPr>
          <w:rStyle w:val="Emphasis"/>
          <w:rFonts w:ascii="Times New Roman" w:hAnsi="Times New Roman"/>
          <w:sz w:val="24"/>
          <w:szCs w:val="24"/>
        </w:rPr>
        <w:t>105</w:t>
      </w:r>
      <w:r>
        <w:rPr>
          <w:rFonts w:ascii="Times New Roman" w:hAnsi="Times New Roman"/>
          <w:sz w:val="24"/>
          <w:szCs w:val="24"/>
        </w:rPr>
        <w:t xml:space="preserve">(7), 982–989. </w:t>
      </w:r>
      <w:hyperlink r:id="rId7" w:tgtFrame="_blank">
        <w:r>
          <w:rPr>
            <w:rStyle w:val="InternetLink"/>
            <w:rFonts w:ascii="Times New Roman" w:hAnsi="Times New Roman"/>
            <w:sz w:val="24"/>
            <w:szCs w:val="24"/>
          </w:rPr>
          <w:t>https://doi.org/10.1094/PHYTO-12-14-0350-FI</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Kang S, Sweigard JA, Valent B. 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PWL host specificity gene family in the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w:t>
      </w:r>
      <w:r>
        <w:rPr>
          <w:rFonts w:eastAsia="Times New Roman" w:cs="Times New Roman" w:ascii="Times New Roman" w:hAnsi="Times New Roman"/>
          <w:sz w:val="24"/>
          <w:szCs w:val="24"/>
        </w:rPr>
        <w:t xml:space="preserve">: 939-948.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Kanzaki H, Yoshida K, Saitoh H, Fujisaki K, Hirabuchi A, Alaux L., Fournier E. Tharreau, D, Terauchi R. 2012.</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Arms race co‐evolution of </w:t>
      </w:r>
      <w:r>
        <w:rPr>
          <w:rFonts w:eastAsia="Times New Roman" w:cs="Times New Roman" w:ascii="Times New Roman" w:hAnsi="Times New Roman"/>
          <w:i/>
          <w:color w:val="000000"/>
          <w:sz w:val="24"/>
          <w:szCs w:val="24"/>
        </w:rPr>
        <w:t>Magnaporthe oryzae AVR‐Pik</w:t>
      </w:r>
      <w:r>
        <w:rPr>
          <w:rFonts w:eastAsia="Times New Roman" w:cs="Times New Roman" w:ascii="Times New Roman" w:hAnsi="Times New Roman"/>
          <w:color w:val="000000"/>
          <w:sz w:val="24"/>
          <w:szCs w:val="24"/>
        </w:rPr>
        <w:t xml:space="preserve"> and rice </w:t>
      </w:r>
      <w:r>
        <w:rPr>
          <w:rFonts w:eastAsia="Times New Roman" w:cs="Times New Roman" w:ascii="Times New Roman" w:hAnsi="Times New Roman"/>
          <w:i/>
          <w:color w:val="000000"/>
          <w:sz w:val="24"/>
          <w:szCs w:val="24"/>
        </w:rPr>
        <w:t>Pik</w:t>
      </w:r>
      <w:r>
        <w:rPr>
          <w:rFonts w:eastAsia="Times New Roman" w:cs="Times New Roman" w:ascii="Times New Roman" w:hAnsi="Times New Roman"/>
          <w:color w:val="000000"/>
          <w:sz w:val="24"/>
          <w:szCs w:val="24"/>
        </w:rPr>
        <w:t xml:space="preserve"> genes driven by their physical interactions.</w:t>
      </w:r>
      <w:r>
        <w:rPr>
          <w:rFonts w:eastAsia="Times New Roman" w:cs="Times New Roman" w:ascii="Times New Roman" w:hAnsi="Times New Roman"/>
          <w:i/>
          <w:color w:val="000000"/>
          <w:sz w:val="24"/>
          <w:szCs w:val="24"/>
        </w:rPr>
        <w:t xml:space="preserve"> 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Plant Journal</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72</w:t>
      </w:r>
      <w:r>
        <w:rPr>
          <w:rFonts w:eastAsia="Times New Roman" w:cs="Times New Roman" w:ascii="Times New Roman" w:hAnsi="Times New Roman"/>
          <w:color w:val="000000"/>
          <w:sz w:val="24"/>
          <w:szCs w:val="24"/>
        </w:rPr>
        <w:t xml:space="preserve">: 894-907.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Khang CH, Park SY, Lee YH, Valent B, Kang S. 2008.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Genome organization and evolution of the </w:t>
      </w:r>
      <w:r>
        <w:rPr>
          <w:rFonts w:eastAsia="Times New Roman" w:cs="Times New Roman" w:ascii="Times New Roman" w:hAnsi="Times New Roman"/>
          <w:i/>
          <w:color w:val="000000"/>
          <w:sz w:val="24"/>
          <w:szCs w:val="24"/>
        </w:rPr>
        <w:t>AVR-Pita</w:t>
      </w:r>
      <w:r>
        <w:rPr>
          <w:rFonts w:eastAsia="Times New Roman" w:cs="Times New Roman" w:ascii="Times New Roman" w:hAnsi="Times New Roman"/>
          <w:color w:val="000000"/>
          <w:sz w:val="24"/>
          <w:szCs w:val="24"/>
        </w:rPr>
        <w:t xml:space="preserve"> avirulence gene family in the </w:t>
      </w:r>
      <w:r>
        <w:rPr>
          <w:rFonts w:eastAsia="Times New Roman" w:cs="Times New Roman" w:ascii="Times New Roman" w:hAnsi="Times New Roman"/>
          <w:i/>
          <w:color w:val="000000"/>
          <w:sz w:val="24"/>
          <w:szCs w:val="24"/>
        </w:rPr>
        <w:t>Magnaporthe grisea</w:t>
      </w:r>
      <w:r>
        <w:rPr>
          <w:rFonts w:eastAsia="Times New Roman" w:cs="Times New Roman" w:ascii="Times New Roman" w:hAnsi="Times New Roman"/>
          <w:color w:val="000000"/>
          <w:sz w:val="24"/>
          <w:szCs w:val="24"/>
        </w:rPr>
        <w:t xml:space="preserve"> species complex. </w:t>
      </w:r>
      <w:r>
        <w:rPr>
          <w:rFonts w:eastAsia="Times New Roman" w:cs="Times New Roman" w:ascii="Times New Roman" w:hAnsi="Times New Roman"/>
          <w:i/>
          <w:color w:val="000000"/>
          <w:sz w:val="24"/>
          <w:szCs w:val="24"/>
        </w:rPr>
        <w:t>Molecular Plant-Microbe Interactions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21</w:t>
      </w:r>
      <w:r>
        <w:rPr>
          <w:rFonts w:eastAsia="Times New Roman" w:cs="Times New Roman" w:ascii="Times New Roman" w:hAnsi="Times New Roman"/>
          <w:color w:val="000000"/>
          <w:sz w:val="24"/>
          <w:szCs w:val="24"/>
        </w:rPr>
        <w:t xml:space="preserve">: 658-670.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Korunes KL, Samuk K. 2021</w:t>
      </w:r>
      <w:r>
        <w:rPr>
          <w:rFonts w:eastAsia="Times New Roman" w:cs="Times New Roman" w:ascii="Times New Roman" w:hAnsi="Times New Roman"/>
          <w:color w:val="000000"/>
          <w:sz w:val="24"/>
          <w:szCs w:val="24"/>
        </w:rPr>
        <w:t xml:space="preserve">. pixy: Unbiased estimation of nucleotide diversity and divergence in the presence of missing data. </w:t>
      </w:r>
      <w:r>
        <w:rPr>
          <w:rStyle w:val="Emphasis"/>
          <w:rFonts w:eastAsia="Times New Roman" w:cs="Times New Roman" w:ascii="Times New Roman" w:hAnsi="Times New Roman"/>
          <w:color w:val="000000"/>
          <w:sz w:val="24"/>
          <w:szCs w:val="24"/>
        </w:rPr>
        <w:t>Mol Ecol Resour</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21</w:t>
      </w:r>
      <w:r>
        <w:rPr>
          <w:rFonts w:eastAsia="Times New Roman" w:cs="Times New Roman" w:ascii="Times New Roman" w:hAnsi="Times New Roman"/>
          <w:color w:val="000000"/>
          <w:sz w:val="24"/>
          <w:szCs w:val="24"/>
        </w:rPr>
        <w:t xml:space="preserve">(4), 1359–1368. </w:t>
      </w:r>
      <w:r>
        <w:rPr>
          <w:rStyle w:val="InternetLink"/>
          <w:rFonts w:eastAsia="Times New Roman" w:cs="Times New Roman" w:ascii="Times New Roman" w:hAnsi="Times New Roman"/>
          <w:color w:val="000000"/>
          <w:sz w:val="24"/>
          <w:szCs w:val="24"/>
        </w:rPr>
        <w:t>https://doi.org/10.1111/1755-0998.13326</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Larkin MA, Blackshields G, Brown NP, Chenna R, McGettigan PA, McWilliam H, Valentin F, Wallace IM, Wilm A, Lopez R, Thompson JD, Gibson TJ, Higgins DG. 2007</w:t>
      </w:r>
      <w:r>
        <w:rPr>
          <w:rFonts w:eastAsia="Times New Roman" w:cs="Times New Roman" w:ascii="Times New Roman" w:hAnsi="Times New Roman"/>
          <w:color w:val="000000"/>
          <w:sz w:val="24"/>
          <w:szCs w:val="24"/>
        </w:rPr>
        <w:t xml:space="preserve">. Clustal W and Clustal X version 2.0. </w:t>
      </w:r>
      <w:r>
        <w:rPr>
          <w:rStyle w:val="Emphasis"/>
          <w:rFonts w:eastAsia="Times New Roman" w:cs="Times New Roman" w:ascii="Times New Roman" w:hAnsi="Times New Roman"/>
          <w:color w:val="000000"/>
          <w:sz w:val="24"/>
          <w:szCs w:val="24"/>
        </w:rPr>
        <w:t>Bioinformatics</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23</w:t>
      </w:r>
      <w:r>
        <w:rPr>
          <w:rFonts w:eastAsia="Times New Roman" w:cs="Times New Roman" w:ascii="Times New Roman" w:hAnsi="Times New Roman"/>
          <w:color w:val="000000"/>
          <w:sz w:val="24"/>
          <w:szCs w:val="24"/>
        </w:rPr>
        <w:t xml:space="preserve">(21), 2947–2948. </w:t>
      </w:r>
      <w:hyperlink r:id="rId8" w:tgtFrame="_blank">
        <w:r>
          <w:rPr>
            <w:rStyle w:val="InternetLink"/>
            <w:rFonts w:eastAsia="Times New Roman" w:cs="Times New Roman" w:ascii="Times New Roman" w:hAnsi="Times New Roman"/>
            <w:color w:val="000000"/>
            <w:sz w:val="24"/>
            <w:szCs w:val="24"/>
          </w:rPr>
          <w:t>https://doi.org/10.1093/bioinformatics/btm404</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rPr>
        <w:t>Latorre S, Reyes-Avila CS, Malmgren A. et al. 2020.</w:t>
      </w:r>
      <w:r>
        <w:rPr>
          <w:rFonts w:eastAsia="Times New Roman" w:cs="Times New Roman" w:ascii="Times New Roman" w:hAnsi="Times New Roman"/>
          <w:color w:val="000000"/>
          <w:sz w:val="24"/>
          <w:szCs w:val="24"/>
        </w:rPr>
        <w:t xml:space="preserve"> Differential loss of effector genes in three recently expanded pandemic clonal lineages of the rice blast fungus. BMC Biology </w:t>
      </w:r>
      <w:r>
        <w:rPr>
          <w:rFonts w:eastAsia="Times New Roman" w:cs="Times New Roman" w:ascii="Times New Roman" w:hAnsi="Times New Roman"/>
          <w:b/>
          <w:color w:val="000000"/>
          <w:sz w:val="24"/>
          <w:szCs w:val="24"/>
        </w:rPr>
        <w:t>18</w:t>
      </w:r>
      <w:r>
        <w:rPr>
          <w:rFonts w:eastAsia="Times New Roman" w:cs="Times New Roman" w:ascii="Times New Roman" w:hAnsi="Times New Roman"/>
          <w:color w:val="000000"/>
          <w:sz w:val="24"/>
          <w:szCs w:val="24"/>
        </w:rPr>
        <w:t xml:space="preserve">:88.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Leach JE, Vera Cruz CM, Bai J, Leung H. 2001.</w:t>
      </w:r>
      <w:r>
        <w:rPr>
          <w:rFonts w:eastAsia="Times New Roman" w:cs="Times New Roman" w:ascii="Times New Roman" w:hAnsi="Times New Roman"/>
          <w:sz w:val="24"/>
          <w:szCs w:val="24"/>
        </w:rPr>
        <w:t xml:space="preserve">Pathogen fitness penalty as a predictor of durability of disease resistance genes. </w:t>
      </w:r>
      <w:r>
        <w:rPr>
          <w:rFonts w:eastAsia="Times New Roman" w:cs="Times New Roman" w:ascii="Times New Roman" w:hAnsi="Times New Roman"/>
          <w:i/>
          <w:sz w:val="24"/>
          <w:szCs w:val="24"/>
        </w:rPr>
        <w:t>Annual Review of 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39</w:t>
      </w:r>
      <w:r>
        <w:rPr>
          <w:rFonts w:eastAsia="Times New Roman" w:cs="Times New Roman" w:ascii="Times New Roman" w:hAnsi="Times New Roman"/>
          <w:sz w:val="24"/>
          <w:szCs w:val="24"/>
        </w:rPr>
        <w:t>: 187– 224.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Lu L, Jia Y, Li C. 2014.</w:t>
      </w:r>
      <w:r>
        <w:rPr>
          <w:rFonts w:eastAsia="Times New Roman" w:cs="Times New Roman" w:ascii="Times New Roman" w:hAnsi="Times New Roman"/>
          <w:color w:val="000000"/>
          <w:sz w:val="24"/>
          <w:szCs w:val="24"/>
        </w:rPr>
        <w:t xml:space="preserve"> Effectiveness and durability of the rice </w:t>
      </w:r>
      <w:r>
        <w:rPr>
          <w:rFonts w:eastAsia="Times New Roman" w:cs="Times New Roman" w:ascii="Times New Roman" w:hAnsi="Times New Roman"/>
          <w:i/>
          <w:color w:val="000000"/>
          <w:sz w:val="24"/>
          <w:szCs w:val="24"/>
        </w:rPr>
        <w:t>Pi-ta</w:t>
      </w:r>
      <w:r>
        <w:rPr>
          <w:rFonts w:eastAsia="Times New Roman" w:cs="Times New Roman" w:ascii="Times New Roman" w:hAnsi="Times New Roman"/>
          <w:color w:val="000000"/>
          <w:sz w:val="24"/>
          <w:szCs w:val="24"/>
        </w:rPr>
        <w:t xml:space="preserve"> gene in Yunnan Province of China. </w:t>
      </w:r>
      <w:r>
        <w:rPr>
          <w:rFonts w:eastAsia="Times New Roman" w:cs="Times New Roman" w:ascii="Times New Roman" w:hAnsi="Times New Roman"/>
          <w:i/>
          <w:color w:val="000000"/>
          <w:sz w:val="24"/>
          <w:szCs w:val="24"/>
        </w:rPr>
        <w:t>Phytopathology</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104</w:t>
      </w:r>
      <w:r>
        <w:rPr>
          <w:rFonts w:eastAsia="Times New Roman" w:cs="Times New Roman" w:ascii="Times New Roman" w:hAnsi="Times New Roman"/>
          <w:color w:val="000000"/>
          <w:sz w:val="24"/>
          <w:szCs w:val="24"/>
        </w:rPr>
        <w:t>: 762-768.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Wang Q, Li C, Bi Y, Fu X, Wang 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 xml:space="preserve">Novel haplotypes and networks of </w:t>
      </w:r>
      <w:r>
        <w:rPr>
          <w:rFonts w:eastAsia="Times New Roman" w:cs="Times New Roman" w:ascii="Times New Roman" w:hAnsi="Times New Roman"/>
          <w:i/>
          <w:color w:val="000000"/>
          <w:sz w:val="24"/>
          <w:szCs w:val="24"/>
          <w:highlight w:val="white"/>
        </w:rPr>
        <w:t xml:space="preserve">AVR-Pik </w:t>
      </w:r>
      <w:r>
        <w:rPr>
          <w:rFonts w:eastAsia="Times New Roman" w:cs="Times New Roman" w:ascii="Times New Roman" w:hAnsi="Times New Roman"/>
          <w:color w:val="000000"/>
          <w:sz w:val="24"/>
          <w:szCs w:val="24"/>
          <w:highlight w:val="white"/>
        </w:rPr>
        <w:t>alleles in </w:t>
      </w:r>
      <w:r>
        <w:rPr>
          <w:rFonts w:eastAsia="Times New Roman" w:cs="Times New Roman" w:ascii="Times New Roman" w:hAnsi="Times New Roman"/>
          <w:i/>
          <w:color w:val="000000"/>
          <w:sz w:val="24"/>
          <w:szCs w:val="24"/>
          <w:highlight w:val="white"/>
        </w:rPr>
        <w:t>Magnaporthe oryzae</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i/>
          <w:color w:val="000000"/>
          <w:sz w:val="24"/>
          <w:szCs w:val="24"/>
          <w:highlight w:val="white"/>
        </w:rPr>
        <w:t>BMC Plant Biology</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b/>
          <w:color w:val="000000"/>
          <w:sz w:val="24"/>
          <w:szCs w:val="24"/>
          <w:highlight w:val="white"/>
        </w:rPr>
        <w:t>19</w:t>
      </w:r>
      <w:r>
        <w:rPr>
          <w:rFonts w:eastAsia="Times New Roman" w:cs="Times New Roman" w:ascii="Times New Roman" w:hAnsi="Times New Roman"/>
          <w:color w:val="000000"/>
          <w:sz w:val="24"/>
          <w:szCs w:val="24"/>
          <w:highlight w:val="white"/>
        </w:rPr>
        <w:t xml:space="preserve">: 204.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W, Wang B, Wu J, Lu G, Hu Y, Zhang X, Zhang Z, Zhao Q, Feng Q, Zhang H, Wang Z.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encodes a predicted secreted protein that triggers the immunity in rice mediated by the blast resistance gene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22</w:t>
      </w:r>
      <w:r>
        <w:rPr>
          <w:rFonts w:eastAsia="Times New Roman" w:cs="Times New Roman" w:ascii="Times New Roman" w:hAnsi="Times New Roman"/>
          <w:sz w:val="24"/>
          <w:szCs w:val="24"/>
        </w:rPr>
        <w:t xml:space="preserve">: 411- 420.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Lopez ALC, Yli-Matilla T, Cumagun CJR.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Geographic distribution of avirulence genes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in the Philippines. </w:t>
      </w:r>
      <w:r>
        <w:rPr>
          <w:rFonts w:eastAsia="Times New Roman" w:cs="Times New Roman" w:ascii="Times New Roman" w:hAnsi="Times New Roman"/>
          <w:i/>
          <w:sz w:val="24"/>
          <w:szCs w:val="24"/>
        </w:rPr>
        <w:t>Microorganisms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Longya A, Chaipanya. Franceschetti M, Maidment JHR, Banfield MJ, Jantasuriyarat C.</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2019.</w:t>
      </w:r>
      <w:r>
        <w:rPr>
          <w:rFonts w:eastAsia="Times New Roman" w:cs="Times New Roman" w:ascii="Times New Roman" w:hAnsi="Times New Roman"/>
          <w:sz w:val="24"/>
          <w:szCs w:val="24"/>
        </w:rPr>
        <w:t xml:space="preserve"> Gene duplication and mutation in the emergence of a novel aggressive allele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effector in the rice blast fungus. Molecular Plant- Microbe Interactions 32: 740-749.</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McKenna A, Hanna M, Banks E, et al. 2010</w:t>
      </w:r>
      <w:r>
        <w:rPr>
          <w:rFonts w:eastAsia="Times New Roman" w:cs="Times New Roman" w:ascii="Times New Roman" w:hAnsi="Times New Roman"/>
          <w:sz w:val="24"/>
          <w:szCs w:val="24"/>
        </w:rPr>
        <w:t xml:space="preserve">. The Genome Analysis Toolkit: a MapReduce framework for analyzing next-generation DNA sequencing data. </w:t>
      </w:r>
      <w:r>
        <w:rPr>
          <w:rStyle w:val="Emphasis"/>
          <w:rFonts w:eastAsia="Times New Roman" w:cs="Times New Roman" w:ascii="Times New Roman" w:hAnsi="Times New Roman"/>
          <w:sz w:val="24"/>
          <w:szCs w:val="24"/>
        </w:rPr>
        <w:t>Genome Res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20</w:t>
      </w:r>
      <w:r>
        <w:rPr>
          <w:rFonts w:eastAsia="Times New Roman" w:cs="Times New Roman" w:ascii="Times New Roman" w:hAnsi="Times New Roman"/>
          <w:sz w:val="24"/>
          <w:szCs w:val="24"/>
        </w:rPr>
        <w:t xml:space="preserve">(9), 1297–1303. </w:t>
      </w:r>
      <w:hyperlink r:id="rId9" w:tgtFrame="_blank">
        <w:r>
          <w:rPr>
            <w:rStyle w:val="InternetLink"/>
            <w:rFonts w:eastAsia="Times New Roman" w:cs="Times New Roman" w:ascii="Times New Roman" w:hAnsi="Times New Roman"/>
            <w:sz w:val="24"/>
            <w:szCs w:val="24"/>
          </w:rPr>
          <w:t>https://doi.org/10.1101/gr.107524.110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Meng X, Xiao G, Telebanco-Yanoria MJ, Siazon PM, Padilla J, Opulencia R, Bigirimana J, Habarugira G, Wu J, Li M, Wang B.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The broad-spectrum rice blast resistance (</w:t>
      </w:r>
      <w:r>
        <w:rPr>
          <w:rFonts w:eastAsia="Times New Roman" w:cs="Times New Roman" w:ascii="Times New Roman" w:hAnsi="Times New Roman"/>
          <w:i/>
          <w:color w:val="000000"/>
          <w:sz w:val="24"/>
          <w:szCs w:val="24"/>
          <w:shd w:fill="FCFCFC" w:val="clear"/>
        </w:rPr>
        <w:t>R</w:t>
      </w:r>
      <w:r>
        <w:rPr>
          <w:rFonts w:eastAsia="Times New Roman" w:cs="Times New Roman" w:ascii="Times New Roman" w:hAnsi="Times New Roman"/>
          <w:color w:val="000000"/>
          <w:sz w:val="24"/>
          <w:szCs w:val="24"/>
          <w:shd w:fill="FCFCFC" w:val="clear"/>
        </w:rPr>
        <w:t xml:space="preserve">) gene </w:t>
      </w:r>
      <w:r>
        <w:rPr>
          <w:rFonts w:eastAsia="Times New Roman" w:cs="Times New Roman" w:ascii="Times New Roman" w:hAnsi="Times New Roman"/>
          <w:i/>
          <w:color w:val="000000"/>
          <w:sz w:val="24"/>
          <w:szCs w:val="24"/>
          <w:shd w:fill="FCFCFC" w:val="clear"/>
        </w:rPr>
        <w:t>Pita2</w:t>
      </w:r>
      <w:r>
        <w:rPr>
          <w:rFonts w:eastAsia="Times New Roman" w:cs="Times New Roman" w:ascii="Times New Roman" w:hAnsi="Times New Roman"/>
          <w:color w:val="000000"/>
          <w:sz w:val="24"/>
          <w:szCs w:val="24"/>
          <w:shd w:fill="FCFCFC" w:val="clear"/>
        </w:rPr>
        <w:t xml:space="preserve"> encodes a novel R protein unique from </w:t>
      </w:r>
      <w:r>
        <w:rPr>
          <w:rFonts w:eastAsia="Times New Roman" w:cs="Times New Roman" w:ascii="Times New Roman" w:hAnsi="Times New Roman"/>
          <w:i/>
          <w:color w:val="000000"/>
          <w:sz w:val="24"/>
          <w:szCs w:val="24"/>
          <w:shd w:fill="FCFCFC" w:val="clear"/>
        </w:rPr>
        <w:t>Pita</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i/>
          <w:color w:val="000000"/>
          <w:sz w:val="24"/>
          <w:szCs w:val="24"/>
          <w:shd w:fill="FCFCFC" w:val="clear"/>
        </w:rPr>
        <w:t>Rice</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13</w:t>
      </w:r>
      <w:r>
        <w:rPr>
          <w:rFonts w:eastAsia="Times New Roman" w:cs="Times New Roman" w:ascii="Times New Roman" w:hAnsi="Times New Roman"/>
          <w:color w:val="000000"/>
          <w:sz w:val="24"/>
          <w:szCs w:val="24"/>
          <w:shd w:fill="FCFCFC" w:val="clear"/>
        </w:rPr>
        <w:t>: 19.</w:t>
      </w:r>
      <w:r>
        <w:rPr>
          <w:rFonts w:eastAsia="Times New Roman" w:cs="Times New Roman" w:ascii="Times New Roman" w:hAnsi="Times New Roman"/>
          <w:color w:val="000000"/>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Miki S, Matsui K, Kito H, Otsuka K, Ashizawa T, Yasuda N, Fukiya S, Sato J, Hirayae K, Fujita Y, Nakajima T.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Molecular cloning and characterization of the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locus from a Japanese field isolate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 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361-374.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Montarry J, Hamelin FM, Glais I, Corbière R, Andrivon, D. 2010. </w:t>
      </w:r>
      <w:r>
        <w:rPr>
          <w:rFonts w:eastAsia="Times New Roman" w:cs="Times New Roman" w:ascii="Times New Roman" w:hAnsi="Times New Roman"/>
          <w:sz w:val="24"/>
          <w:szCs w:val="24"/>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xml:space="preserve">: 283.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Mundt CC.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Pyramiding for resistance durability: theory and practice. </w:t>
      </w:r>
      <w:r>
        <w:rPr>
          <w:rFonts w:eastAsia="Times New Roman" w:cs="Times New Roman" w:ascii="Times New Roman" w:hAnsi="Times New Roman"/>
          <w:i/>
          <w:sz w:val="24"/>
          <w:szCs w:val="24"/>
        </w:rPr>
        <w:t xml:space="preserve">Phytopathology </w:t>
      </w:r>
      <w:r>
        <w:rPr>
          <w:rFonts w:eastAsia="Times New Roman" w:cs="Times New Roman" w:ascii="Times New Roman" w:hAnsi="Times New Roman"/>
          <w:b/>
          <w:sz w:val="24"/>
          <w:szCs w:val="24"/>
        </w:rPr>
        <w:t>108</w:t>
      </w:r>
      <w:r>
        <w:rPr>
          <w:rFonts w:eastAsia="Times New Roman" w:cs="Times New Roman" w:ascii="Times New Roman" w:hAnsi="Times New Roman"/>
          <w:sz w:val="24"/>
          <w:szCs w:val="24"/>
        </w:rPr>
        <w:t>: 792-802.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Nalley L, Tsiboe F, Durand-Morat A, She A, Thoma G.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Economic and environmental impact of rice blast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alleviation in the United States. </w:t>
      </w:r>
      <w:r>
        <w:rPr>
          <w:rFonts w:eastAsia="Times New Roman" w:cs="Times New Roman" w:ascii="Times New Roman" w:hAnsi="Times New Roman"/>
          <w:i/>
          <w:sz w:val="24"/>
          <w:szCs w:val="24"/>
        </w:rPr>
        <w:t>PLoS One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11</w:t>
      </w:r>
      <w:r>
        <w:rPr>
          <w:rFonts w:eastAsia="Times New Roman" w:cs="Times New Roman" w:ascii="Times New Roman" w:hAnsi="Times New Roman"/>
          <w:sz w:val="24"/>
          <w:szCs w:val="24"/>
        </w:rPr>
        <w:t>: e0167295.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Orbach MJ, Farrall L, Sweigard JA, Chumley FG,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 telomeric avirulence gene determines efficacy for the rice blast resistance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12</w:t>
      </w:r>
      <w:r>
        <w:rPr>
          <w:rFonts w:eastAsia="Times New Roman" w:cs="Times New Roman" w:ascii="Times New Roman" w:hAnsi="Times New Roman"/>
          <w:sz w:val="24"/>
          <w:szCs w:val="24"/>
        </w:rPr>
        <w:t xml:space="preserve">:2019-2032.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Paradis E, Schliep K. 2019</w:t>
      </w:r>
      <w:r>
        <w:rPr>
          <w:rFonts w:eastAsia="Times New Roman" w:cs="Times New Roman" w:ascii="Times New Roman" w:hAnsi="Times New Roman"/>
          <w:sz w:val="24"/>
          <w:szCs w:val="24"/>
        </w:rPr>
        <w:t xml:space="preserve">. ape 5.0: an environment for modern phylogenetics and evolutionary analyses in R. </w:t>
      </w:r>
      <w:r>
        <w:rPr>
          <w:rStyle w:val="Emphasis"/>
          <w:rFonts w:eastAsia="Times New Roman" w:cs="Times New Roman" w:ascii="Times New Roman" w:hAnsi="Times New Roman"/>
          <w:sz w:val="24"/>
          <w:szCs w:val="24"/>
        </w:rPr>
        <w:t>Bioinformatics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35</w:t>
      </w:r>
      <w:r>
        <w:rPr>
          <w:rFonts w:eastAsia="Times New Roman" w:cs="Times New Roman" w:ascii="Times New Roman" w:hAnsi="Times New Roman"/>
          <w:sz w:val="24"/>
          <w:szCs w:val="24"/>
        </w:rPr>
        <w:t xml:space="preserve">, 526–528. </w:t>
      </w:r>
      <w:hyperlink r:id="rId10" w:tgtFrame="_blank">
        <w:r>
          <w:rPr>
            <w:rStyle w:val="InternetLink"/>
            <w:rFonts w:eastAsia="Times New Roman" w:cs="Times New Roman" w:ascii="Times New Roman" w:hAnsi="Times New Roman"/>
            <w:sz w:val="24"/>
            <w:szCs w:val="24"/>
          </w:rPr>
          <w:t>https://doi.org/10.1093/bioinformatics/bty633</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Peng Z, Oliveira-Garcia E, Lin G, Hu Y, Dalby M, Migeon P, Tang H, Farman M, Cook D, White FF, Valent B.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Effector gene reshuffling involves dispensable mini-chromosomes in the wheat blast fungus. </w:t>
      </w:r>
      <w:r>
        <w:rPr>
          <w:rFonts w:eastAsia="Times New Roman" w:cs="Times New Roman" w:ascii="Times New Roman" w:hAnsi="Times New Roman"/>
          <w:i/>
          <w:sz w:val="24"/>
          <w:szCs w:val="24"/>
        </w:rPr>
        <w:t>PLOS 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e1008272.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Pennisi E. 2010.</w:t>
      </w:r>
      <w:r>
        <w:rPr>
          <w:rFonts w:eastAsia="Times New Roman" w:cs="Times New Roman" w:ascii="Times New Roman" w:hAnsi="Times New Roman"/>
          <w:sz w:val="24"/>
          <w:szCs w:val="24"/>
        </w:rPr>
        <w:t xml:space="preserve"> Armed and dangerous.</w:t>
      </w:r>
      <w:r>
        <w:rPr>
          <w:rFonts w:eastAsia="Times New Roman" w:cs="Times New Roman" w:ascii="Times New Roman" w:hAnsi="Times New Roman"/>
          <w:i/>
          <w:sz w:val="24"/>
          <w:szCs w:val="24"/>
        </w:rPr>
        <w:t xml:space="preserve">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327</w:t>
      </w:r>
      <w:r>
        <w:rPr>
          <w:rFonts w:eastAsia="Times New Roman" w:cs="Times New Roman" w:ascii="Times New Roman" w:hAnsi="Times New Roman"/>
          <w:sz w:val="24"/>
          <w:szCs w:val="24"/>
        </w:rPr>
        <w:t xml:space="preserve">: 804-805.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Ribot C, Césari S, Abidi I, Chalvon V, Bournaud, C., Vallet J, Lebrun MH, Morel JB, and Kroj T. 2013.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effector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is translocated into rice cells independently of a fungal-derived machinery. </w:t>
      </w:r>
      <w:r>
        <w:rPr>
          <w:rFonts w:eastAsia="Times New Roman" w:cs="Times New Roman" w:ascii="Times New Roman" w:hAnsi="Times New Roman"/>
          <w:i/>
          <w:sz w:val="24"/>
          <w:szCs w:val="24"/>
        </w:rPr>
        <w:t>The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J</w:t>
      </w:r>
      <w:r>
        <w:rPr>
          <w:rFonts w:eastAsia="Times New Roman" w:cs="Times New Roman" w:ascii="Times New Roman" w:hAnsi="Times New Roman"/>
          <w:sz w:val="24"/>
          <w:szCs w:val="24"/>
        </w:rPr>
        <w:t xml:space="preserve">ournal </w:t>
      </w:r>
      <w:r>
        <w:rPr>
          <w:rFonts w:eastAsia="Times New Roman" w:cs="Times New Roman" w:ascii="Times New Roman" w:hAnsi="Times New Roman"/>
          <w:b/>
          <w:sz w:val="24"/>
          <w:szCs w:val="24"/>
        </w:rPr>
        <w:t>74</w:t>
      </w:r>
      <w:r>
        <w:rPr>
          <w:rFonts w:eastAsia="Times New Roman" w:cs="Times New Roman" w:ascii="Times New Roman" w:hAnsi="Times New Roman"/>
          <w:sz w:val="24"/>
          <w:szCs w:val="24"/>
        </w:rPr>
        <w:t>: 1- 12.</w:t>
      </w:r>
    </w:p>
    <w:p>
      <w:pPr>
        <w:pStyle w:val="Normal"/>
        <w:ind w:left="90" w:hanging="0"/>
        <w:rPr>
          <w:rFonts w:ascii="Times New Roman" w:hAnsi="Times New Roman"/>
        </w:rPr>
      </w:pPr>
      <w:r>
        <w:rPr>
          <w:rFonts w:eastAsia="Times New Roman" w:cs="Times New Roman" w:ascii="Times New Roman" w:hAnsi="Times New Roman"/>
          <w:b/>
          <w:color w:val="222222"/>
          <w:sz w:val="24"/>
          <w:szCs w:val="24"/>
          <w:highlight w:val="white"/>
        </w:rPr>
        <w:t>Rozas J, Sánchez-DelBarrio JC, Messeguer X, Rozas R. 2003.</w:t>
      </w:r>
      <w:r>
        <w:rPr>
          <w:rFonts w:eastAsia="Times New Roman" w:cs="Times New Roman" w:ascii="Times New Roman" w:hAnsi="Times New Roman"/>
          <w:sz w:val="24"/>
          <w:szCs w:val="24"/>
        </w:rPr>
        <w:t xml:space="preserve"> DnaSP, DNA polymorphism analyses by the coalescent and other methods. </w:t>
      </w:r>
      <w:r>
        <w:rPr>
          <w:rFonts w:eastAsia="Times New Roman" w:cs="Times New Roman" w:ascii="Times New Roman" w:hAnsi="Times New Roman"/>
          <w:i/>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19</w:t>
      </w:r>
      <w:r>
        <w:rPr>
          <w:rFonts w:eastAsia="Times New Roman" w:cs="Times New Roman" w:ascii="Times New Roman" w:hAnsi="Times New Roman"/>
          <w:sz w:val="24"/>
          <w:szCs w:val="24"/>
        </w:rPr>
        <w:t>: 2496-2497.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Selisana SM, Yanoria MJ, Quime B, Chaipanya C, Lu G, Opulencia R, Wang GL, Mitchell T, Correll J, Talbot NJ, Leung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gene-based diagnosis complements existing pathogen surveillance tools for effective deployment of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against rice blast disease.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107</w:t>
      </w:r>
      <w:r>
        <w:rPr>
          <w:rFonts w:eastAsia="Times New Roman" w:cs="Times New Roman" w:ascii="Times New Roman" w:hAnsi="Times New Roman"/>
          <w:sz w:val="24"/>
          <w:szCs w:val="24"/>
        </w:rPr>
        <w:t>: 711-720.</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Sievers F, Wilm A, Dineen D, Gibson TJ, Karplus K, Li W, Lopez R, McWilliam H, Remmert M, Söding J, Thompson JD, Higgins DG. 2011</w:t>
      </w:r>
      <w:r>
        <w:rPr>
          <w:rFonts w:eastAsia="Times New Roman" w:cs="Times New Roman" w:ascii="Times New Roman" w:hAnsi="Times New Roman"/>
          <w:sz w:val="24"/>
          <w:szCs w:val="24"/>
        </w:rPr>
        <w:t xml:space="preserve">. Fast, scalable generation of high-quality protein multiple sequence alignments using Clustal Omega. </w:t>
      </w:r>
      <w:r>
        <w:rPr>
          <w:rStyle w:val="Emphasis"/>
          <w:rFonts w:eastAsia="Times New Roman" w:cs="Times New Roman" w:ascii="Times New Roman" w:hAnsi="Times New Roman"/>
          <w:sz w:val="24"/>
          <w:szCs w:val="24"/>
        </w:rPr>
        <w:t>Mol Syst Biol</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7</w:t>
      </w:r>
      <w:r>
        <w:rPr>
          <w:rFonts w:eastAsia="Times New Roman" w:cs="Times New Roman" w:ascii="Times New Roman" w:hAnsi="Times New Roman"/>
          <w:sz w:val="24"/>
          <w:szCs w:val="24"/>
        </w:rPr>
        <w:t xml:space="preserve">, 539. </w:t>
      </w:r>
      <w:hyperlink r:id="rId11" w:tgtFrame="_blank">
        <w:r>
          <w:rPr>
            <w:rStyle w:val="InternetLink"/>
            <w:rFonts w:eastAsia="Times New Roman" w:cs="Times New Roman" w:ascii="Times New Roman" w:hAnsi="Times New Roman"/>
            <w:sz w:val="24"/>
            <w:szCs w:val="24"/>
          </w:rPr>
          <w:t>https://doi.org/10.1038/msb.2011.75</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Silué D, Notteghem JL, Tharreau D. 1992. </w:t>
      </w:r>
      <w:r>
        <w:rPr>
          <w:rFonts w:eastAsia="Times New Roman" w:cs="Times New Roman" w:ascii="Times New Roman" w:hAnsi="Times New Roman"/>
          <w:sz w:val="24"/>
          <w:szCs w:val="24"/>
        </w:rPr>
        <w:t xml:space="preserve">Evidence of a gene-for-gene relationship in the </w:t>
      </w:r>
      <w:r>
        <w:rPr>
          <w:rFonts w:eastAsia="Times New Roman" w:cs="Times New Roman" w:ascii="Times New Roman" w:hAnsi="Times New Roman"/>
          <w:i/>
          <w:sz w:val="24"/>
          <w:szCs w:val="24"/>
        </w:rPr>
        <w:t>Oryza sativa-Magnaporthe grisea</w:t>
      </w:r>
      <w:r>
        <w:rPr>
          <w:rFonts w:eastAsia="Times New Roman" w:cs="Times New Roman" w:ascii="Times New Roman" w:hAnsi="Times New Roman"/>
          <w:sz w:val="24"/>
          <w:szCs w:val="24"/>
        </w:rPr>
        <w:t xml:space="preserve"> pathosystem.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82</w:t>
      </w:r>
      <w:r>
        <w:rPr>
          <w:rFonts w:eastAsia="Times New Roman" w:cs="Times New Roman" w:ascii="Times New Roman" w:hAnsi="Times New Roman"/>
          <w:sz w:val="24"/>
          <w:szCs w:val="24"/>
        </w:rPr>
        <w:t xml:space="preserve">: 577-580.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Singh PK, Thakur S, Rathour R, Variar M, Prashanthi SK, Singh AK, Singh UD, Sharma V, Singh NK, Sharma TR.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Transposon-based high sequence diversity in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increases the potential for pathogenicity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populations</w:t>
      </w:r>
      <w:r>
        <w:rPr>
          <w:rFonts w:eastAsia="Times New Roman" w:cs="Times New Roman" w:ascii="Times New Roman" w:hAnsi="Times New Roman"/>
          <w:i/>
          <w:sz w:val="24"/>
          <w:szCs w:val="24"/>
        </w:rPr>
        <w:t>. Functional and Integrative Genomics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14</w:t>
      </w:r>
      <w:r>
        <w:rPr>
          <w:rFonts w:eastAsia="Times New Roman" w:cs="Times New Roman" w:ascii="Times New Roman" w:hAnsi="Times New Roman"/>
          <w:sz w:val="24"/>
          <w:szCs w:val="24"/>
        </w:rPr>
        <w:t>: 419.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Sweigard JA, Carroll AM, Kang S, Farrall L, Chumley FG, Valent B.</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b/>
          <w:color w:val="222222"/>
          <w:sz w:val="24"/>
          <w:szCs w:val="24"/>
          <w:highlight w:val="white"/>
        </w:rPr>
        <w:t>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Identification, cloning, and characterization of </w:t>
      </w:r>
      <w:r>
        <w:rPr>
          <w:rFonts w:eastAsia="Times New Roman" w:cs="Times New Roman" w:ascii="Times New Roman" w:hAnsi="Times New Roman"/>
          <w:i/>
          <w:sz w:val="24"/>
          <w:szCs w:val="24"/>
        </w:rPr>
        <w:t>PWL2</w:t>
      </w:r>
      <w:r>
        <w:rPr>
          <w:rFonts w:eastAsia="Times New Roman" w:cs="Times New Roman" w:ascii="Times New Roman" w:hAnsi="Times New Roman"/>
          <w:sz w:val="24"/>
          <w:szCs w:val="24"/>
        </w:rPr>
        <w:t xml:space="preserve">, a gene for host species specificity in the rice blast fungus.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1221-1233.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Thierry M, Charriat F, Milazzo J, Adreit H,Ravel S, Cros-Arteil S</w:t>
      </w:r>
      <w:r>
        <w:rPr>
          <w:rFonts w:eastAsia="Times New Roman" w:cs="Times New Roman" w:ascii="Times New Roman" w:hAnsi="Times New Roman"/>
          <w:sz w:val="24"/>
          <w:szCs w:val="24"/>
        </w:rPr>
        <w:t xml:space="preserve">, et al. (2022) Maintenance of divergent lineages of the Rice Blast Fungus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through niche separation, loss of sex and post-mating genetic incompatibilities. PLoS Pathog 18(7): e1010687.</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Thrall PH, Burdon JJ. 2003.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Evolution of virulence in a plant host-pathogen metapopulation. </w:t>
      </w:r>
      <w:r>
        <w:rPr>
          <w:rFonts w:eastAsia="Times New Roman" w:cs="Times New Roman" w:ascii="Times New Roman" w:hAnsi="Times New Roman"/>
          <w:i/>
          <w:sz w:val="24"/>
          <w:szCs w:val="24"/>
        </w:rPr>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299</w:t>
      </w:r>
      <w:r>
        <w:rPr>
          <w:rFonts w:eastAsia="Times New Roman" w:cs="Times New Roman" w:ascii="Times New Roman" w:hAnsi="Times New Roman"/>
          <w:sz w:val="24"/>
          <w:szCs w:val="24"/>
        </w:rPr>
        <w:t>: 1735- 1739.</w:t>
      </w:r>
    </w:p>
    <w:p>
      <w:pPr>
        <w:pStyle w:val="Normal"/>
        <w:spacing w:lineRule="auto" w:line="360"/>
        <w:ind w:left="90" w:hanging="0"/>
        <w:jc w:val="both"/>
        <w:rPr>
          <w:b w:val="false"/>
          <w:b w:val="false"/>
          <w:bCs w:val="false"/>
        </w:rPr>
      </w:pPr>
      <w:r>
        <w:rPr>
          <w:rFonts w:eastAsia="Times New Roman" w:cs="Times New Roman" w:ascii="Times New Roman" w:hAnsi="Times New Roman"/>
          <w:b/>
          <w:bCs/>
          <w:color w:val="222222"/>
          <w:sz w:val="24"/>
          <w:szCs w:val="24"/>
          <w:highlight w:val="white"/>
        </w:rPr>
        <w:t>Vasimuddin Md, Misra S, Li H, Aluru S. 2019.</w:t>
      </w:r>
      <w:r>
        <w:rPr>
          <w:rFonts w:eastAsia="Times New Roman" w:cs="Times New Roman" w:ascii="Times New Roman" w:hAnsi="Times New Roman"/>
          <w:b w:val="false"/>
          <w:bCs w:val="false"/>
          <w:color w:val="222222"/>
          <w:sz w:val="24"/>
          <w:szCs w:val="24"/>
          <w:highlight w:val="white"/>
        </w:rPr>
        <w:t xml:space="preserve"> Efficient Architecture-Aware Acceleration of BWA-MEM for Multicore Systems. </w:t>
      </w:r>
      <w:r>
        <w:rPr>
          <w:rFonts w:eastAsia="Times New Roman" w:cs="Times New Roman" w:ascii="Times New Roman" w:hAnsi="Times New Roman"/>
          <w:b w:val="false"/>
          <w:bCs w:val="false"/>
          <w:i/>
          <w:iCs/>
          <w:color w:val="222222"/>
          <w:sz w:val="24"/>
          <w:szCs w:val="24"/>
          <w:highlight w:val="white"/>
        </w:rPr>
        <w:t>IEEE Parallel and Distributed Processing Symposium (IPDPS)</w:t>
      </w:r>
      <w:r>
        <w:rPr>
          <w:rFonts w:eastAsia="Times New Roman" w:cs="Times New Roman" w:ascii="Times New Roman" w:hAnsi="Times New Roman"/>
          <w:b w:val="false"/>
          <w:bCs w:val="false"/>
          <w:color w:val="222222"/>
          <w:sz w:val="24"/>
          <w:szCs w:val="24"/>
          <w:highlight w:val="white"/>
        </w:rPr>
        <w:t>.</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color w:val="222222"/>
          <w:sz w:val="24"/>
          <w:szCs w:val="24"/>
          <w:highlight w:val="white"/>
        </w:rPr>
        <w:t xml:space="preserve">Vera Cruz CM, Bai J, Oña I, Leung H, </w:t>
      </w:r>
      <w:r>
        <w:rPr>
          <w:rFonts w:eastAsia="Times New Roman" w:cs="Times New Roman" w:ascii="Times New Roman" w:hAnsi="Times New Roman"/>
          <w:b/>
          <w:color w:val="222222"/>
          <w:sz w:val="24"/>
          <w:szCs w:val="24"/>
          <w:highlight w:val="white"/>
        </w:rPr>
        <w:t>Nelson RJ, Mew TW, Leach JE.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sz w:val="24"/>
          <w:szCs w:val="24"/>
        </w:rPr>
        <w:t xml:space="preserve">Proceedings of the National Academy of Sciences of the United States of America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13500-13505.</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 xml:space="preserve">Wang BH, Ebbole DJ, Wang ZH. 2017. </w:t>
      </w:r>
      <w:r>
        <w:rPr>
          <w:rFonts w:eastAsia="Times New Roman" w:cs="Times New Roman" w:ascii="Times New Roman" w:hAnsi="Times New Roman"/>
          <w:sz w:val="24"/>
          <w:szCs w:val="24"/>
        </w:rPr>
        <w:t xml:space="preserve">The arms race between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rice: diversity and interaction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color w:val="222222"/>
          <w:sz w:val="24"/>
          <w:szCs w:val="24"/>
          <w:highlight w:val="white"/>
        </w:rPr>
        <w:t xml:space="preserve">Journal of Integrative Agriculture </w:t>
      </w:r>
      <w:r>
        <w:rPr>
          <w:rFonts w:eastAsia="Times New Roman" w:cs="Times New Roman" w:ascii="Times New Roman" w:hAnsi="Times New Roman"/>
          <w:b/>
          <w:sz w:val="24"/>
          <w:szCs w:val="24"/>
        </w:rPr>
        <w:t>16</w:t>
      </w:r>
      <w:r>
        <w:rPr>
          <w:rFonts w:eastAsia="Times New Roman" w:cs="Times New Roman" w:ascii="Times New Roman" w:hAnsi="Times New Roman"/>
          <w:sz w:val="24"/>
          <w:szCs w:val="24"/>
        </w:rPr>
        <w:t>: 2746–2760.</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MH, Ghai P, Lee FN, Jia 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Genome-wide association of rice blast disease resistance and yield related components of rice.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28</w:t>
      </w:r>
      <w:r>
        <w:rPr>
          <w:rFonts w:eastAsia="Times New Roman" w:cs="Times New Roman" w:ascii="Times New Roman" w:hAnsi="Times New Roman"/>
          <w:sz w:val="24"/>
          <w:szCs w:val="24"/>
        </w:rPr>
        <w:t>: 1382-1392.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Y, Wamishe Y, Jia MH, Valen B.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Dynamic changes in the rice blast population in the United States over six decades.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30</w:t>
      </w:r>
      <w:r>
        <w:rPr>
          <w:rFonts w:eastAsia="Times New Roman" w:cs="Times New Roman" w:ascii="Times New Roman" w:hAnsi="Times New Roman"/>
          <w:sz w:val="24"/>
          <w:szCs w:val="24"/>
        </w:rPr>
        <w:t>: 803-812.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Wickham H</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2016. </w:t>
      </w:r>
      <w:r>
        <w:rPr>
          <w:rFonts w:eastAsia="Times New Roman" w:cs="Times New Roman" w:ascii="Times New Roman" w:hAnsi="Times New Roman"/>
          <w:sz w:val="24"/>
          <w:szCs w:val="24"/>
        </w:rPr>
        <w:t>ggplot2: Elegant Graphics for Data Analysis. Springer-Verlag New York.</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Wood SN. 2011.</w:t>
      </w:r>
      <w:r>
        <w:rPr>
          <w:rFonts w:eastAsia="Times New Roman" w:cs="Times New Roman" w:ascii="Times New Roman" w:hAnsi="Times New Roman"/>
          <w:sz w:val="24"/>
          <w:szCs w:val="24"/>
        </w:rPr>
        <w:t xml:space="preserve"> Fast stable restricted maximum likelihood and marginal likelihood estimation of semiparametric generalized linear models. </w:t>
      </w:r>
      <w:r>
        <w:rPr>
          <w:rFonts w:eastAsia="Times New Roman" w:cs="Times New Roman" w:ascii="Times New Roman" w:hAnsi="Times New Roman"/>
          <w:i/>
          <w:iCs/>
          <w:sz w:val="24"/>
          <w:szCs w:val="24"/>
        </w:rPr>
        <w:t>Journal of the Royal Statistical Society (B)</w:t>
      </w:r>
      <w:r>
        <w:rPr>
          <w:rFonts w:eastAsia="Times New Roman" w:cs="Times New Roman" w:ascii="Times New Roman" w:hAnsi="Times New Roman"/>
          <w:sz w:val="24"/>
          <w:szCs w:val="24"/>
        </w:rPr>
        <w:t xml:space="preserve"> 73(1):3-36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Wu J, Kou Y, Bao J, Li Y, Tang M, Zhu X, Ponaya A, Xiao G, Li J, Li C, Song MY.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Comparative genomics identifies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effector </w:t>
      </w:r>
      <w:r>
        <w:rPr>
          <w:rFonts w:eastAsia="Times New Roman" w:cs="Times New Roman" w:ascii="Times New Roman" w:hAnsi="Times New Roman"/>
          <w:i/>
          <w:sz w:val="24"/>
          <w:szCs w:val="24"/>
        </w:rPr>
        <w:t xml:space="preserve">AvrPi9 </w:t>
      </w:r>
      <w:r>
        <w:rPr>
          <w:rFonts w:eastAsia="Times New Roman" w:cs="Times New Roman" w:ascii="Times New Roman" w:hAnsi="Times New Roman"/>
          <w:sz w:val="24"/>
          <w:szCs w:val="24"/>
        </w:rPr>
        <w:t xml:space="preserve">that triggers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-mediated blast resistance in rice. </w:t>
      </w:r>
      <w:r>
        <w:rPr>
          <w:rFonts w:eastAsia="Times New Roman" w:cs="Times New Roman" w:ascii="Times New Roman" w:hAnsi="Times New Roman"/>
          <w:i/>
          <w:sz w:val="24"/>
          <w:szCs w:val="24"/>
        </w:rPr>
        <w:t xml:space="preserve">New Phytologist </w:t>
      </w:r>
      <w:r>
        <w:rPr>
          <w:rFonts w:eastAsia="Times New Roman" w:cs="Times New Roman" w:ascii="Times New Roman" w:hAnsi="Times New Roman"/>
          <w:b/>
          <w:sz w:val="24"/>
          <w:szCs w:val="24"/>
        </w:rPr>
        <w:t>206</w:t>
      </w:r>
      <w:r>
        <w:rPr>
          <w:rFonts w:eastAsia="Times New Roman" w:cs="Times New Roman" w:ascii="Times New Roman" w:hAnsi="Times New Roman"/>
          <w:sz w:val="24"/>
          <w:szCs w:val="24"/>
        </w:rPr>
        <w:t>: 1463-1475.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Wu W, Wang L, Zhang S, Li Z, Zhang Y, Lin F, Pan Q. 2014. </w:t>
      </w:r>
      <w:r>
        <w:rPr>
          <w:rFonts w:eastAsia="Times New Roman" w:cs="Times New Roman" w:ascii="Times New Roman" w:hAnsi="Times New Roman"/>
          <w:sz w:val="24"/>
          <w:szCs w:val="24"/>
        </w:rPr>
        <w:t xml:space="preserve">Stepwise arms race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in the rice blast pathosystem.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27</w:t>
      </w:r>
      <w:r>
        <w:rPr>
          <w:rFonts w:eastAsia="Times New Roman" w:cs="Times New Roman" w:ascii="Times New Roman" w:hAnsi="Times New Roman"/>
          <w:sz w:val="24"/>
          <w:szCs w:val="24"/>
        </w:rPr>
        <w:t>: 759-769.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Correll JC, Lee FN, Cartwright R, Cao M, Yuan L. 2013.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sz w:val="24"/>
          <w:szCs w:val="24"/>
        </w:rPr>
        <w:t>Plant Dis</w:t>
      </w:r>
      <w:r>
        <w:rPr>
          <w:rFonts w:eastAsia="Times New Roman" w:cs="Times New Roman" w:ascii="Times New Roman" w:hAnsi="Times New Roman"/>
          <w:sz w:val="24"/>
          <w:szCs w:val="24"/>
        </w:rPr>
        <w:t xml:space="preserve">ease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xml:space="preserve">: 491- 495.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Peng Z, Shi Y, He Q, Shu F, Zhang W, Zhang Z, Deng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Characterization of molecular identity and pathogenicity of rice blast fungus in Hunan province of China. </w:t>
      </w:r>
      <w:r>
        <w:rPr>
          <w:rFonts w:eastAsia="Times New Roman" w:cs="Times New Roman" w:ascii="Times New Roman" w:hAnsi="Times New Roman"/>
          <w:i/>
          <w:sz w:val="24"/>
          <w:szCs w:val="24"/>
        </w:rPr>
        <w:t>Plant Disease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101</w:t>
      </w:r>
      <w:r>
        <w:rPr>
          <w:rFonts w:eastAsia="Times New Roman" w:cs="Times New Roman" w:ascii="Times New Roman" w:hAnsi="Times New Roman"/>
          <w:sz w:val="24"/>
          <w:szCs w:val="24"/>
        </w:rPr>
        <w:t>: 557-561.</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Ye J, Coulouris G, Zaretskaya I. et al.</w:t>
      </w:r>
      <w:r>
        <w:rPr>
          <w:rFonts w:eastAsia="Times New Roman" w:cs="Times New Roman" w:ascii="Times New Roman" w:hAnsi="Times New Roman"/>
          <w:sz w:val="24"/>
          <w:szCs w:val="24"/>
        </w:rPr>
        <w:t xml:space="preserve"> 2012. Primer-BLAST: A tool to design target-specific primers for polymerase chain reaction. BMC Bioinformatics 13:134.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Yoshida K, Saitoh H, Fujisaw S, Kanzaki H, Matsumura H, Yoshida K, Tosa Y, Chuma I, Takano Y, Win J, Kamoun S.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Association genetics reveals three novel avirulence genes from the rice blast fungal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21</w:t>
      </w:r>
      <w:r>
        <w:rPr>
          <w:rFonts w:eastAsia="Times New Roman" w:cs="Times New Roman" w:ascii="Times New Roman" w:hAnsi="Times New Roman"/>
          <w:sz w:val="24"/>
          <w:szCs w:val="24"/>
        </w:rPr>
        <w:t xml:space="preserve">: 1573-1591.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S, Wang L, Wu W, He L, Yang X, Pan Q.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Function and evolution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avirulence gene</w:t>
      </w:r>
      <w:r>
        <w:rPr>
          <w:rFonts w:eastAsia="Times New Roman" w:cs="Times New Roman" w:ascii="Times New Roman" w:hAnsi="Times New Roman"/>
          <w:i/>
          <w:color w:val="222222"/>
          <w:sz w:val="24"/>
          <w:szCs w:val="24"/>
        </w:rPr>
        <w:t xml:space="preserve"> AvrPib </w:t>
      </w:r>
      <w:r>
        <w:rPr>
          <w:rFonts w:eastAsia="Times New Roman" w:cs="Times New Roman" w:ascii="Times New Roman" w:hAnsi="Times New Roman"/>
          <w:color w:val="222222"/>
          <w:sz w:val="24"/>
          <w:szCs w:val="24"/>
        </w:rPr>
        <w:t xml:space="preserve">responding to the rice blast resistance gene </w:t>
      </w:r>
      <w:r>
        <w:rPr>
          <w:rFonts w:eastAsia="Times New Roman" w:cs="Times New Roman" w:ascii="Times New Roman" w:hAnsi="Times New Roman"/>
          <w:i/>
          <w:color w:val="222222"/>
          <w:sz w:val="24"/>
          <w:szCs w:val="24"/>
        </w:rPr>
        <w:t>Pib</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 xml:space="preserve">Scientific Reports </w:t>
      </w:r>
      <w:r>
        <w:rPr>
          <w:rFonts w:eastAsia="Times New Roman" w:cs="Times New Roman" w:ascii="Times New Roman" w:hAnsi="Times New Roman"/>
          <w:b/>
          <w:color w:val="222222"/>
          <w:sz w:val="24"/>
          <w:szCs w:val="24"/>
        </w:rPr>
        <w:t>5</w:t>
      </w:r>
      <w:r>
        <w:rPr>
          <w:rFonts w:eastAsia="Times New Roman" w:cs="Times New Roman" w:ascii="Times New Roman" w:hAnsi="Times New Roman"/>
          <w:color w:val="222222"/>
          <w:sz w:val="24"/>
          <w:szCs w:val="24"/>
        </w:rPr>
        <w:t>: 1642.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Z, Jia Y, Wang Y, Sun G.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A rapid survey of avirulence genes in field isolates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Plant Disease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b/>
          <w:color w:val="222222"/>
          <w:sz w:val="24"/>
          <w:szCs w:val="24"/>
        </w:rPr>
        <w:t>104</w:t>
      </w:r>
      <w:r>
        <w:rPr>
          <w:rFonts w:eastAsia="Times New Roman" w:cs="Times New Roman" w:ascii="Times New Roman" w:hAnsi="Times New Roman"/>
          <w:color w:val="222222"/>
          <w:sz w:val="24"/>
          <w:szCs w:val="24"/>
        </w:rPr>
        <w:t>: 717-723.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Zhao H, Wang X, Jia Y, Minkenberg B, Wheatley M, Fan J, Jia MH, Famoso A, Edwards JD, Wamishe Y, Valent B.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The rice blast resistance gene </w:t>
      </w:r>
      <w:r>
        <w:rPr>
          <w:rFonts w:eastAsia="Times New Roman" w:cs="Times New Roman" w:ascii="Times New Roman" w:hAnsi="Times New Roman"/>
          <w:i/>
          <w:color w:val="222222"/>
          <w:sz w:val="24"/>
          <w:szCs w:val="24"/>
        </w:rPr>
        <w:t>Ptr</w:t>
      </w:r>
      <w:r>
        <w:rPr>
          <w:rFonts w:eastAsia="Times New Roman" w:cs="Times New Roman" w:ascii="Times New Roman" w:hAnsi="Times New Roman"/>
          <w:color w:val="222222"/>
          <w:sz w:val="24"/>
          <w:szCs w:val="24"/>
        </w:rPr>
        <w:t xml:space="preserve"> encodes an atypical protein required for broad-spectrum disease </w:t>
      </w:r>
      <w:del w:id="391" w:author="Grant Billings" w:date="2025-07-01T15:42:38Z">
        <w:r>
          <w:rPr>
            <w:rFonts w:eastAsia="Times New Roman" w:cs="Times New Roman" w:ascii="Times New Roman" w:hAnsi="Times New Roman"/>
            <w:color w:val="222222"/>
            <w:sz w:val="24"/>
            <w:szCs w:val="24"/>
          </w:rPr>
          <w:delText>r</w:delText>
        </w:r>
      </w:del>
      <w:r>
        <w:rPr>
          <w:rFonts w:eastAsia="Times New Roman" w:cs="Times New Roman" w:ascii="Times New Roman" w:hAnsi="Times New Roman"/>
          <w:sz w:val="24"/>
          <w:szCs w:val="24"/>
        </w:rPr>
        <w:t xml:space="preserve">resistance. </w:t>
      </w:r>
      <w:r>
        <w:rPr>
          <w:rFonts w:eastAsia="Times New Roman" w:cs="Times New Roman" w:ascii="Times New Roman" w:hAnsi="Times New Roman"/>
          <w:i/>
          <w:color w:val="222222"/>
          <w:sz w:val="24"/>
          <w:szCs w:val="24"/>
        </w:rPr>
        <w:t>Nature communications</w:t>
      </w:r>
      <w:r>
        <w:rPr>
          <w:rFonts w:eastAsia="Times New Roman" w:cs="Times New Roman" w:ascii="Times New Roman" w:hAnsi="Times New Roman"/>
          <w:b/>
          <w:color w:val="222222"/>
          <w:sz w:val="24"/>
          <w:szCs w:val="24"/>
        </w:rPr>
        <w:t xml:space="preserve"> 9</w:t>
      </w:r>
      <w:r>
        <w:rPr>
          <w:rFonts w:eastAsia="Times New Roman" w:cs="Times New Roman" w:ascii="Times New Roman" w:hAnsi="Times New Roman"/>
          <w:color w:val="222222"/>
          <w:sz w:val="24"/>
          <w:szCs w:val="24"/>
        </w:rPr>
        <w:t>: 2039.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Zhou E, Jia Y, Singh P, Correll JC, Lee FN. 2007.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Instability of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alters virulence.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44</w:t>
      </w:r>
      <w:r>
        <w:rPr>
          <w:rFonts w:eastAsia="Times New Roman" w:cs="Times New Roman" w:ascii="Times New Roman" w:hAnsi="Times New Roman"/>
          <w:sz w:val="24"/>
          <w:szCs w:val="24"/>
        </w:rPr>
        <w:t xml:space="preserve">: 1024-1034.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S1 </w:t>
      </w:r>
      <w:r>
        <w:rPr>
          <w:rFonts w:eastAsia="Times New Roman" w:cs="Times New Roman" w:ascii="Times New Roman" w:hAnsi="Times New Roman"/>
          <w:color w:val="000000"/>
          <w:sz w:val="24"/>
          <w:szCs w:val="24"/>
        </w:rPr>
        <w:t xml:space="preserve">Purification, isolation, and storage of </w:t>
      </w:r>
      <w:r>
        <w:rPr>
          <w:rFonts w:eastAsia="Times New Roman" w:cs="Times New Roman" w:ascii="Times New Roman" w:hAnsi="Times New Roman"/>
          <w:i/>
          <w:color w:val="000000"/>
          <w:sz w:val="24"/>
          <w:szCs w:val="24"/>
        </w:rPr>
        <w:t>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S2 </w:t>
      </w:r>
      <w:r>
        <w:rPr>
          <w:rFonts w:eastAsia="Times New Roman" w:cs="Times New Roman" w:ascii="Times New Roman" w:hAnsi="Times New Roman"/>
          <w:color w:val="000000"/>
          <w:sz w:val="24"/>
          <w:szCs w:val="24"/>
        </w:rPr>
        <w:t>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S3 </w:t>
      </w:r>
      <w:r>
        <w:rPr>
          <w:rFonts w:eastAsia="Times New Roman" w:cs="Times New Roman" w:ascii="Times New Roman" w:hAnsi="Times New Roman"/>
          <w:color w:val="000000"/>
          <w:sz w:val="24"/>
          <w:szCs w:val="24"/>
        </w:rPr>
        <w:t>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S4 </w:t>
      </w:r>
      <w:r>
        <w:rPr>
          <w:rFonts w:eastAsia="Times New Roman" w:cs="Times New Roman" w:ascii="Times New Roman" w:hAnsi="Times New Roman"/>
          <w:color w:val="000000"/>
          <w:sz w:val="24"/>
          <w:szCs w:val="24"/>
        </w:rPr>
        <w:t>Fungal DNA extraction, PCR amplification and purification</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S1</w:t>
      </w:r>
      <w:r>
        <w:rPr>
          <w:rFonts w:eastAsia="Times New Roman" w:cs="Times New Roman" w:ascii="Times New Roman" w:hAnsi="Times New Roman"/>
          <w:sz w:val="24"/>
          <w:szCs w:val="24"/>
        </w:rPr>
        <w:t xml:space="preserve"> Primers used for detecting or sequencing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S2</w:t>
      </w:r>
      <w:r>
        <w:rPr>
          <w:rFonts w:eastAsia="Times New Roman" w:cs="Times New Roman" w:ascii="Times New Roman" w:hAnsi="Times New Roman"/>
          <w:sz w:val="24"/>
          <w:szCs w:val="24"/>
        </w:rPr>
        <w:t xml:space="preserve"> Single spore isolate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along with sequencing identifiers, year and state from which sample was collected, race identifier if available, and presence/absence of 8 AVR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S3</w:t>
      </w:r>
      <w:r>
        <w:rPr>
          <w:rFonts w:eastAsia="Times New Roman" w:cs="Times New Roman" w:ascii="Times New Roman" w:hAnsi="Times New Roman"/>
          <w:sz w:val="24"/>
          <w:szCs w:val="24"/>
        </w:rPr>
        <w:t xml:space="preserve"> Rice acreage by variety, year, and U.S. state.</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S4</w:t>
      </w:r>
      <w:r>
        <w:rPr>
          <w:rFonts w:eastAsia="Times New Roman" w:cs="Times New Roman" w:ascii="Times New Roman" w:hAnsi="Times New Roman"/>
          <w:sz w:val="24"/>
          <w:szCs w:val="24"/>
        </w:rPr>
        <w:t xml:space="preserve"> R gene status for rice varieties grown in the U.S. during the study period.</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S1 </w:t>
      </w:r>
      <w:r>
        <w:rPr>
          <w:rFonts w:eastAsia="Times New Roman" w:cs="Times New Roman" w:ascii="Times New Roman" w:hAnsi="Times New Roman"/>
          <w:sz w:val="24"/>
          <w:szCs w:val="24"/>
        </w:rPr>
        <w:t xml:space="preserve">Single-spore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S2</w:t>
      </w:r>
      <w:r>
        <w:rPr>
          <w:rFonts w:eastAsia="Times New Roman" w:cs="Times New Roman" w:ascii="Times New Roman" w:hAnsi="Times New Roman"/>
          <w:sz w:val="24"/>
          <w:szCs w:val="24"/>
        </w:rPr>
        <w:t xml:space="preserve"> AVR gene presence absence determined from public resequencing data and from the rapid identification of AVR genes in the present study- source data for  Fig. 2A, 2B, 3A, and 3B.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S3</w:t>
      </w:r>
      <w:r>
        <w:rPr>
          <w:rFonts w:eastAsia="Times New Roman" w:cs="Times New Roman" w:ascii="Times New Roman" w:hAnsi="Times New Roman"/>
          <w:sz w:val="24"/>
          <w:szCs w:val="24"/>
        </w:rPr>
        <w:t xml:space="preserve"> Interpolated values for rice R gene prevalence by U.S. State and year - source data for Fig. 2C and 3C.</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S4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present study - source data for Fig. 4A.</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S5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in the present study - source data for Fig. 4B.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S6 </w:t>
      </w:r>
      <w:r>
        <w:rPr>
          <w:rFonts w:eastAsia="Times New Roman" w:cs="Times New Roman" w:ascii="Times New Roman" w:hAnsi="Times New Roman"/>
          <w:sz w:val="24"/>
          <w:szCs w:val="24"/>
        </w:rPr>
        <w:t xml:space="preserve">Pathogenicity assay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on the mono genetic lines with indicated blast resistance genes - source data for Fig 5.</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S7</w:t>
      </w:r>
      <w:r>
        <w:rPr>
          <w:rFonts w:eastAsia="Times New Roman" w:cs="Times New Roman" w:ascii="Times New Roman" w:hAnsi="Times New Roman"/>
          <w:sz w:val="24"/>
          <w:szCs w:val="24"/>
        </w:rPr>
        <w:t xml:space="preserve"> Predicted SSR fragment sizes for public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resequencing libraries.</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Figure legends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Fig. </w:t>
      </w:r>
      <w:r>
        <w:rPr>
          <w:rFonts w:eastAsia="Times New Roman" w:cs="Times New Roman" w:ascii="Times New Roman" w:hAnsi="Times New Roman"/>
          <w:b/>
          <w:sz w:val="24"/>
          <w:szCs w:val="24"/>
        </w:rPr>
        <w:t>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 xml:space="preserve">Population structure and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 </w:t>
      </w:r>
      <w:r>
        <w:rPr>
          <w:rFonts w:eastAsia="Times New Roman" w:cs="Times New Roman" w:ascii="Times New Roman" w:hAnsi="Times New Roman"/>
          <w:b/>
          <w:sz w:val="24"/>
          <w:szCs w:val="24"/>
        </w:rPr>
        <w:t xml:space="preserve">presence/absence </w:t>
      </w:r>
      <w:r>
        <w:rPr>
          <w:rFonts w:eastAsia="Times New Roman" w:cs="Times New Roman" w:ascii="Times New Roman" w:hAnsi="Times New Roman"/>
          <w:b/>
          <w:color w:val="000000"/>
          <w:sz w:val="24"/>
          <w:szCs w:val="24"/>
        </w:rPr>
        <w:t xml:space="preserve">of </w:t>
      </w:r>
      <w:r>
        <w:rPr>
          <w:rFonts w:eastAsia="Times New Roman" w:cs="Times New Roman" w:ascii="Times New Roman" w:hAnsi="Times New Roman"/>
          <w:b/>
          <w:sz w:val="24"/>
          <w:szCs w:val="24"/>
        </w:rPr>
        <w:t xml:space="preserve">383 single-spore isolates from the U.S. </w:t>
      </w:r>
      <w:r>
        <w:rPr>
          <w:rFonts w:eastAsia="Times New Roman" w:cs="Times New Roman" w:ascii="Times New Roman" w:hAnsi="Times New Roman"/>
          <w:b/>
          <w:i/>
          <w:color w:val="000000"/>
          <w:sz w:val="24"/>
          <w:szCs w:val="24"/>
        </w:rPr>
        <w:t>Mo</w:t>
      </w:r>
      <w:r>
        <w:rPr>
          <w:rFonts w:eastAsia="Times New Roman" w:cs="Times New Roman" w:ascii="Times New Roman" w:hAnsi="Times New Roman"/>
          <w:b/>
          <w:color w:val="000000"/>
          <w:sz w:val="24"/>
          <w:szCs w:val="24"/>
        </w:rPr>
        <w:t xml:space="preserve"> population.</w:t>
      </w:r>
      <w:r>
        <w:rPr>
          <w:rFonts w:eastAsia="Times New Roman" w:cs="Times New Roman" w:ascii="Times New Roman" w:hAnsi="Times New Roman"/>
          <w:color w:val="000000"/>
          <w:sz w:val="24"/>
          <w:szCs w:val="24"/>
        </w:rPr>
        <w:t xml:space="preserve"> (A) The entire population </w:t>
      </w:r>
      <w:r>
        <w:rPr>
          <w:rFonts w:eastAsia="Times New Roman" w:cs="Times New Roman" w:ascii="Times New Roman" w:hAnsi="Times New Roman"/>
          <w:sz w:val="24"/>
          <w:szCs w:val="24"/>
        </w:rPr>
        <w:t>was</w:t>
      </w:r>
      <w:r>
        <w:rPr>
          <w:rFonts w:eastAsia="Times New Roman" w:cs="Times New Roman" w:ascii="Times New Roman" w:hAnsi="Times New Roman"/>
          <w:color w:val="000000"/>
          <w:sz w:val="24"/>
          <w:szCs w:val="24"/>
        </w:rPr>
        <w:t xml:space="preserve"> grouped into </w:t>
      </w:r>
      <w:r>
        <w:rPr>
          <w:rFonts w:eastAsia="Times New Roman" w:cs="Times New Roman" w:ascii="Times New Roman" w:hAnsi="Times New Roman"/>
          <w:sz w:val="24"/>
          <w:szCs w:val="24"/>
        </w:rPr>
        <w:t>five</w:t>
      </w:r>
      <w:r>
        <w:rPr>
          <w:rFonts w:eastAsia="Times New Roman" w:cs="Times New Roman" w:ascii="Times New Roman" w:hAnsi="Times New Roman"/>
          <w:color w:val="000000"/>
          <w:sz w:val="24"/>
          <w:szCs w:val="24"/>
        </w:rPr>
        <w:t xml:space="preserve"> subpopulations using SSR markers with </w:t>
      </w:r>
      <w:r>
        <w:rPr>
          <w:rFonts w:eastAsia="Times New Roman" w:cs="Times New Roman" w:ascii="Times New Roman" w:hAnsi="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rPr>
        <w:t>(B)</w:t>
      </w:r>
      <w:r>
        <w:rPr>
          <w:rFonts w:eastAsia="Times New Roman" w:cs="Times New Roman" w:ascii="Times New Roman" w:hAnsi="Times New Roman"/>
          <w:sz w:val="24"/>
          <w:szCs w:val="24"/>
        </w:rPr>
        <w:t xml:space="preserve"> The AVR gene presence/absence status for each isolate is displayed below for each corresponding sample. </w:t>
      </w:r>
    </w:p>
    <w:p>
      <w:pPr>
        <w:pStyle w:val="Normal"/>
        <w:spacing w:lineRule="auto" w:line="360"/>
        <w:jc w:val="both"/>
        <w:rPr>
          <w:rFonts w:ascii="Times New Roman" w:hAnsi="Times New Roman"/>
        </w:rPr>
      </w:pPr>
      <w:bookmarkStart w:id="12" w:name="_b2562tj0y4qb"/>
      <w:bookmarkEnd w:id="12"/>
      <w:r>
        <w:rPr>
          <w:rFonts w:eastAsia="Times New Roman" w:cs="Times New Roman" w:ascii="Times New Roman" w:hAnsi="Times New Roman"/>
          <w:b/>
          <w:sz w:val="24"/>
          <w:szCs w:val="24"/>
        </w:rPr>
        <w:t>Fig. 2</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ACE1, AVR-Pia, AVR-Pii, AVR-Pita1, and AVR-Pizt</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corresponding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pi-d, Pi-a, Pi-i, Pi-ta/Pi-ta2/Ptr, Pi-z,</w:t>
      </w:r>
      <w:r>
        <w:rPr>
          <w:rFonts w:eastAsia="Times New Roman" w:cs="Times New Roman" w:ascii="Times New Roman" w:hAnsi="Times New Roman"/>
          <w:b/>
          <w:sz w:val="24"/>
          <w:szCs w:val="24"/>
        </w:rPr>
        <w:t xml:space="preserve"> frequency changes.</w:t>
      </w:r>
      <w:r>
        <w:rPr>
          <w:rFonts w:eastAsia="Times New Roman" w:cs="Times New Roman" w:ascii="Times New Roman" w:hAnsi="Times New Roman"/>
          <w:sz w:val="24"/>
          <w:szCs w:val="24"/>
        </w:rPr>
        <w:t xml:space="preserve"> Information for corresponding AVR gene and cognate R gene can be found by scanning left to right. Predicted prevalence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shown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one of the five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at a given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to predict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corresponding to the predictor with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in a generalized linear mixed model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w:t>
      </w:r>
    </w:p>
    <w:p>
      <w:pPr>
        <w:pStyle w:val="Normal"/>
        <w:spacing w:lineRule="auto" w:line="360"/>
        <w:jc w:val="both"/>
        <w:rPr>
          <w:rFonts w:ascii="Times New Roman" w:hAnsi="Times New Roman"/>
        </w:rPr>
      </w:pPr>
      <w:bookmarkStart w:id="13" w:name="_7tn399cgc3r4"/>
      <w:bookmarkEnd w:id="13"/>
      <w:r>
        <w:rPr>
          <w:rFonts w:eastAsia="Times New Roman" w:cs="Times New Roman" w:ascii="Times New Roman" w:hAnsi="Times New Roman"/>
          <w:b/>
          <w:sz w:val="24"/>
          <w:szCs w:val="24"/>
        </w:rPr>
        <w:t>Fig. 3</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Pi-km and Pi-ks,</w:t>
      </w:r>
      <w:r>
        <w:rPr>
          <w:rFonts w:eastAsia="Times New Roman" w:cs="Times New Roman" w:ascii="Times New Roman" w:hAnsi="Times New Roman"/>
          <w:b/>
          <w:sz w:val="24"/>
          <w:szCs w:val="24"/>
        </w:rPr>
        <w:t xml:space="preserve"> frequency changes. </w:t>
      </w:r>
      <w:r>
        <w:rPr>
          <w:rFonts w:eastAsia="Times New Roman" w:cs="Times New Roman" w:ascii="Times New Roman" w:hAnsi="Times New Roman"/>
          <w:sz w:val="24"/>
          <w:szCs w:val="24"/>
        </w:rPr>
        <w:t xml:space="preserve">Predicted prevalence of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respectively,</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or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changing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at fixed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frequencies given in the strip title (0, 0.17, 0.33, 0.50, 0.67, and 1).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There are six panels because the effect of one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depends on the frequency of the other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4</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mechanisms of 2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del w:id="392" w:author="Grant Billings" w:date="2025-06-27T15:48:34Z">
        <w:r>
          <w:rPr>
            <w:rFonts w:eastAsia="Times New Roman" w:cs="Times New Roman" w:ascii="Times New Roman" w:hAnsi="Times New Roman"/>
            <w:b/>
            <w:i/>
            <w:sz w:val="24"/>
            <w:szCs w:val="24"/>
          </w:rPr>
          <w:delText>s</w:delText>
        </w:r>
      </w:del>
      <w:r>
        <w:rPr>
          <w:rFonts w:eastAsia="Times New Roman" w:cs="Times New Roman" w:ascii="Times New Roman" w:hAnsi="Times New Roman"/>
          <w:b/>
          <w:sz w:val="24"/>
          <w:szCs w:val="24"/>
        </w:rPr>
        <w:t xml:space="preserve">, in the </w:t>
      </w:r>
      <w:r>
        <w:rPr>
          <w:rFonts w:eastAsia="Times New Roman" w:cs="Times New Roman" w:ascii="Times New Roman" w:hAnsi="Times New Roman"/>
          <w:b/>
          <w:i/>
          <w:sz w:val="24"/>
          <w:szCs w:val="24"/>
        </w:rPr>
        <w:t xml:space="preserve">Mo </w:t>
      </w:r>
      <w:r>
        <w:rPr>
          <w:rFonts w:eastAsia="Times New Roman" w:cs="Times New Roman" w:ascii="Times New Roman" w:hAnsi="Times New Roman"/>
          <w:b/>
          <w:sz w:val="24"/>
          <w:szCs w:val="24"/>
        </w:rPr>
        <w:t xml:space="preserve">populations. </w:t>
      </w:r>
      <w:r>
        <w:rPr>
          <w:rFonts w:eastAsia="Times New Roman" w:cs="Times New Roman" w:ascii="Times New Roman" w:hAnsi="Times New Roman"/>
          <w:sz w:val="24"/>
          <w:szCs w:val="24"/>
        </w:rPr>
        <w:t xml:space="preserve">Haplotype network representing stepwise changes in nucleotide composition of </w:t>
      </w:r>
      <w:r>
        <w:rPr>
          <w:rFonts w:eastAsia="Times New Roman" w:cs="Times New Roman" w:ascii="Times New Roman" w:hAnsi="Times New Roman"/>
          <w:i/>
          <w:sz w:val="24"/>
          <w:szCs w:val="24"/>
        </w:rPr>
        <w:t>AVR-Pita1</w:t>
      </w:r>
      <w:r>
        <w:rPr>
          <w:rFonts w:eastAsia="Times New Roman" w:cs="Times New Roman" w:ascii="Times New Roman" w:hAnsi="Times New Roman"/>
          <w:b/>
          <w:i/>
          <w:sz w:val="24"/>
          <w:szCs w:val="24"/>
        </w:rPr>
        <w:t xml:space="preserve"> </w:t>
      </w:r>
      <w:r>
        <w:rPr>
          <w:rFonts w:eastAsia="Times New Roman" w:cs="Times New Roman" w:ascii="Times New Roman" w:hAnsi="Times New Roman"/>
          <w:sz w:val="24"/>
          <w:szCs w:val="24"/>
        </w:rPr>
        <w:t>(A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343,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=125) and </w:t>
      </w:r>
      <w:r>
        <w:rPr>
          <w:rFonts w:eastAsia="Times New Roman" w:cs="Times New Roman" w:ascii="Times New Roman" w:hAnsi="Times New Roman"/>
          <w:i/>
          <w:sz w:val="24"/>
          <w:szCs w:val="24"/>
        </w:rPr>
        <w:t>AVR-Pik</w:t>
      </w:r>
      <w:del w:id="393" w:author="Grant Billings" w:date="2025-06-27T15:48:36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(B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289,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5</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A genome-wide view at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genetic diversity in 329 publicly available resequencing libraries. </w:t>
      </w:r>
      <w:r>
        <w:rPr>
          <w:rFonts w:eastAsia="Times New Roman" w:cs="Times New Roman" w:ascii="Times New Roman" w:hAnsi="Times New Roman"/>
          <w:sz w:val="24"/>
          <w:szCs w:val="24"/>
        </w:rPr>
        <w:t>All features are grouped by annotation information into exon, intron and intergenic space as shown. A) Tajima’s D statistic, B) Nucleotide Diversity (Pi), and C) curve of cumulative number of features showing particular nucleotide diversity levels.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6</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Validation of the efficacy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as an indicator for the resistance reaction of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r>
        <w:rPr>
          <w:rFonts w:eastAsia="Times New Roman" w:cs="Times New Roman" w:ascii="Times New Roman" w:hAnsi="Times New Roman"/>
          <w:sz w:val="24"/>
          <w:szCs w:val="24"/>
        </w:rPr>
        <w:t xml:space="preserve"> A) </w:t>
      </w:r>
      <w:commentRangeStart w:id="30"/>
      <w:r>
        <w:rPr>
          <w:rFonts w:eastAsia="Times New Roman" w:cs="Times New Roman" w:ascii="Times New Roman" w:hAnsi="Times New Roman"/>
          <w:sz w:val="24"/>
          <w:szCs w:val="24"/>
        </w:rPr>
        <w:t xml:space="preserve">Blast disease symptoms of the representative rice varieties. </w:t>
      </w:r>
      <w:r>
        <w:rPr>
          <w:rFonts w:eastAsia="Times New Roman" w:cs="Times New Roman" w:ascii="Times New Roman" w:hAnsi="Times New Roman"/>
          <w:sz w:val="24"/>
          <w:szCs w:val="24"/>
        </w:rPr>
      </w:r>
      <w:commentRangeEnd w:id="30"/>
      <w:r>
        <w:commentReference w:id="30"/>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differential lines and the susceptible control LTH. A total of 64 blast strains (</w:t>
      </w:r>
      <w:del w:id="394" w:author="Grant Billings" w:date="2025-07-01T15:33:47Z">
        <w:r>
          <w:rPr>
            <w:rFonts w:eastAsia="Times New Roman" w:cs="Times New Roman" w:ascii="Times New Roman" w:hAnsi="Times New Roman"/>
            <w:i/>
            <w:sz w:val="24"/>
            <w:szCs w:val="24"/>
          </w:rPr>
          <w:delText>SI appendix</w:delText>
        </w:r>
      </w:del>
      <w:del w:id="395" w:author="Grant Billings" w:date="2025-07-01T15:33:47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Dataset S6)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used to inoculate indicated rice genotypes.</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t>Fig S1.</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 legend</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Table 1. Sequence variations and evolutionary patterns of the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genes</w:t>
      </w:r>
    </w:p>
    <w:p>
      <w:pPr>
        <w:sectPr>
          <w:headerReference w:type="default" r:id="rId12"/>
          <w:footerReference w:type="default" r:id="rId13"/>
          <w:type w:val="nextPage"/>
          <w:pgSz w:w="12240" w:h="15840"/>
          <w:pgMar w:left="1440" w:right="1440" w:header="720" w:top="1440" w:footer="720" w:bottom="1440" w:gutter="0"/>
          <w:lnNumType w:countBy="1" w:restart="continuous" w:distance="283"/>
          <w:pgNumType w:start="1" w:fmt="decimal"/>
          <w:formProt w:val="false"/>
          <w:textDirection w:val="lrTb"/>
          <w:docGrid w:type="default" w:linePitch="100" w:charSpace="4096"/>
        </w:sectPr>
        <w:pStyle w:val="Normal"/>
        <w:spacing w:lineRule="auto" w:line="360"/>
        <w:jc w:val="both"/>
        <w:rPr>
          <w:rFonts w:ascii="Times New Roman" w:hAnsi="Times New Roman"/>
        </w:rPr>
      </w:pPr>
      <w:r>
        <w:rPr>
          <w:rFonts w:eastAsia="Times New Roman" w:cs="Times New Roman" w:ascii="Times New Roman" w:hAnsi="Times New Roman"/>
          <w:b/>
          <w:sz w:val="24"/>
          <w:szCs w:val="24"/>
        </w:rPr>
        <w:t>Table 2</w:t>
      </w:r>
      <w:r>
        <w:rPr>
          <w:rFonts w:eastAsia="Times New Roman" w:cs="Times New Roman" w:ascii="Times New Roman" w:hAnsi="Times New Roman"/>
          <w:sz w:val="24"/>
          <w:szCs w:val="24"/>
        </w:rPr>
        <w:t xml:space="preserve">.... something with the population genetics statistics.... </w:t>
      </w:r>
    </w:p>
    <w:p>
      <w:pPr>
        <w:pStyle w:val="Normal"/>
        <w:spacing w:lineRule="auto" w:line="360"/>
        <w:jc w:val="both"/>
        <w:rPr>
          <w:rFonts w:ascii="Times New Roman" w:hAnsi="Times New Roman"/>
        </w:rPr>
      </w:pPr>
      <w:r>
        <w:rPr/>
        <w:drawing>
          <wp:inline distT="0" distB="0" distL="0" distR="0">
            <wp:extent cx="8215630" cy="32785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4"/>
                    <a:srcRect l="0" t="106" r="0" b="106"/>
                    <a:stretch>
                      <a:fillRect/>
                    </a:stretch>
                  </pic:blipFill>
                  <pic:spPr bwMode="auto">
                    <a:xfrm>
                      <a:off x="0" y="0"/>
                      <a:ext cx="8215630" cy="327850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42935" cy="549529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5"/>
                    <a:stretch>
                      <a:fillRect/>
                    </a:stretch>
                  </pic:blipFill>
                  <pic:spPr bwMode="auto">
                    <a:xfrm>
                      <a:off x="0" y="0"/>
                      <a:ext cx="8242935" cy="549529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16"/>
                    <a:stretch>
                      <a:fillRect/>
                    </a:stretch>
                  </pic:blipFill>
                  <pic:spPr bwMode="auto">
                    <a:xfrm>
                      <a:off x="0" y="0"/>
                      <a:ext cx="8206740" cy="382714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0555" cy="412496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17"/>
                    <a:stretch>
                      <a:fillRect/>
                    </a:stretch>
                  </pic:blipFill>
                  <pic:spPr bwMode="auto">
                    <a:xfrm>
                      <a:off x="0" y="0"/>
                      <a:ext cx="8250555" cy="412496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8175" cy="2752725"/>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18"/>
                    <a:stretch>
                      <a:fillRect/>
                    </a:stretch>
                  </pic:blipFill>
                  <pic:spPr bwMode="auto">
                    <a:xfrm>
                      <a:off x="0" y="0"/>
                      <a:ext cx="8258175" cy="275272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6970395" cy="295148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19"/>
                    <a:stretch>
                      <a:fillRect/>
                    </a:stretch>
                  </pic:blipFill>
                  <pic:spPr bwMode="auto">
                    <a:xfrm>
                      <a:off x="0" y="0"/>
                      <a:ext cx="6970395" cy="2951480"/>
                    </a:xfrm>
                    <a:prstGeom prst="rect">
                      <a:avLst/>
                    </a:prstGeom>
                  </pic:spPr>
                </pic:pic>
              </a:graphicData>
            </a:graphic>
          </wp:inline>
        </w:drawing>
      </w:r>
      <w:r>
        <w:br w:type="page"/>
      </w:r>
    </w:p>
    <w:p>
      <w:pPr>
        <w:sectPr>
          <w:headerReference w:type="default" r:id="rId21"/>
          <w:footerReference w:type="default" r:id="rId22"/>
          <w:type w:val="nextPage"/>
          <w:pgSz w:orient="landscape" w:w="15840" w:h="12240"/>
          <w:pgMar w:left="1440" w:right="1440" w:header="720" w:top="1440" w:footer="720" w:bottom="1440" w:gutter="0"/>
          <w:lnNumType w:countBy="1" w:restart="continuous" w:distance="283"/>
          <w:pgNumType w:fmt="decimal"/>
          <w:formProt w:val="false"/>
          <w:textDirection w:val="lrTb"/>
          <w:docGrid w:type="default" w:linePitch="100" w:charSpace="4096"/>
        </w:sectPr>
        <w:pStyle w:val="Normal"/>
        <w:spacing w:lineRule="auto" w:line="360"/>
        <w:jc w:val="both"/>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97475" cy="311848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20"/>
                    <a:stretch>
                      <a:fillRect/>
                    </a:stretch>
                  </pic:blipFill>
                  <pic:spPr bwMode="auto">
                    <a:xfrm>
                      <a:off x="0" y="0"/>
                      <a:ext cx="5197475" cy="3118485"/>
                    </a:xfrm>
                    <a:prstGeom prst="rect">
                      <a:avLst/>
                    </a:prstGeom>
                  </pic:spPr>
                </pic:pic>
              </a:graphicData>
            </a:graphic>
          </wp:anchor>
        </w:drawing>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Tables</w:t>
      </w:r>
    </w:p>
    <w:p>
      <w:pPr>
        <w:sectPr>
          <w:headerReference w:type="default" r:id="rId23"/>
          <w:footerReference w:type="default" r:id="rId24"/>
          <w:type w:val="nextPage"/>
          <w:pgSz w:orient="landscape" w:w="15840" w:h="12240"/>
          <w:pgMar w:left="1699" w:right="1699" w:header="720" w:top="1411" w:footer="720" w:bottom="1411" w:gutter="0"/>
          <w:lnNumType w:countBy="1" w:restart="continuous" w:distance="283"/>
          <w:pgNumType w:fmt="decimal"/>
          <w:formProt w:val="false"/>
          <w:textDirection w:val="lrTb"/>
          <w:docGrid w:type="default" w:linePitch="100" w:charSpace="4096"/>
        </w:sectPr>
        <w:pStyle w:val="Normal"/>
        <w:spacing w:lineRule="auto" w:line="360"/>
        <w:jc w:val="both"/>
        <w:rPr>
          <w:rFonts w:ascii="Times New Roman" w:hAnsi="Times New Roman"/>
        </w:rPr>
      </w:pPr>
      <w:commentRangeStart w:id="31"/>
      <w:r>
        <w:rPr>
          <w:rFonts w:eastAsia="Times New Roman" w:cs="Times New Roman" w:ascii="Times New Roman" w:hAnsi="Times New Roman"/>
          <w:sz w:val="24"/>
          <w:szCs w:val="24"/>
        </w:rPr>
        <w:t>Table 1 - would like to show Tajima’s D in Global vs U.S. isolates, relative to empirical distribution of these two parameters in the Global isolates (across other exons).</w:t>
      </w:r>
      <w:commentRangeEnd w:id="31"/>
      <w:r>
        <w:commentReference w:id="31"/>
      </w: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Supplemental Methods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SI Purification, isolation, and storage of 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S2 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S3 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w:t>
      </w:r>
      <w:r>
        <w:rPr>
          <w:rFonts w:eastAsia="Times New Roman" w:cs="Times New Roman" w:ascii="Times New Roman" w:hAnsi="Times New Roman"/>
          <w:b/>
          <w:bCs/>
          <w:sz w:val="24"/>
          <w:szCs w:val="24"/>
          <w:rPrChange w:id="0" w:author="Grant Billings" w:date="2025-07-01T15:35:59Z"/>
        </w:rPr>
        <w:t>Table S1</w:t>
      </w:r>
      <w:r>
        <w:rPr>
          <w:rFonts w:eastAsia="Times New Roman" w:cs="Times New Roman" w:ascii="Times New Roman" w:hAnsi="Times New Roman"/>
          <w:sz w:val="24"/>
          <w:szCs w:val="24"/>
        </w:rPr>
        <w:t>).</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S4 Fungal DNA extraction, PCR amplification and purification</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r>
        <w:br w:type="page"/>
      </w:r>
    </w:p>
    <w:p>
      <w:pPr>
        <w:pStyle w:val="Normal"/>
        <w:spacing w:lineRule="auto" w:line="4" w:before="240" w:after="160"/>
        <w:jc w:val="both"/>
        <w:rPr>
          <w:rFonts w:ascii="Times New Roman" w:hAnsi="Times New Roman"/>
        </w:rPr>
      </w:pPr>
      <w:r>
        <w:rPr>
          <w:rFonts w:eastAsia="Times New Roman" w:cs="Times New Roman" w:ascii="Times New Roman" w:hAnsi="Times New Roman"/>
          <w:b/>
          <w:sz w:val="24"/>
          <w:szCs w:val="24"/>
        </w:rPr>
        <w:t xml:space="preserve">Table S1. Primers used for detecting or sequencing the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w:t>
      </w:r>
    </w:p>
    <w:tbl>
      <w:tblPr>
        <w:tblStyle w:val="a"/>
        <w:tblW w:w="9420" w:type="dxa"/>
        <w:jc w:val="left"/>
        <w:tblInd w:w="0" w:type="dxa"/>
        <w:tblLayout w:type="fixed"/>
        <w:tblCellMar>
          <w:top w:w="0" w:type="dxa"/>
          <w:left w:w="0" w:type="dxa"/>
          <w:bottom w:w="0" w:type="dxa"/>
          <w:right w:w="0" w:type="dxa"/>
        </w:tblCellMar>
        <w:tblLook w:val="0600" w:noHBand="1" w:noVBand="1" w:firstColumn="0" w:lastRow="0" w:lastColumn="0" w:firstRow="0"/>
      </w:tblPr>
      <w:tblGrid>
        <w:gridCol w:w="1510"/>
        <w:gridCol w:w="3135"/>
        <w:gridCol w:w="2208"/>
        <w:gridCol w:w="1007"/>
        <w:gridCol w:w="1560"/>
      </w:tblGrid>
      <w:tr>
        <w:trPr>
          <w:trHeight w:val="443" w:hRule="atLeast"/>
        </w:trPr>
        <w:tc>
          <w:tcPr>
            <w:tcW w:w="1510"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names</w:t>
            </w:r>
          </w:p>
        </w:tc>
        <w:tc>
          <w:tcPr>
            <w:tcW w:w="3135"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sequences (5'-3')</w:t>
            </w:r>
          </w:p>
        </w:tc>
        <w:tc>
          <w:tcPr>
            <w:tcW w:w="2208"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Function</w:t>
            </w:r>
          </w:p>
        </w:tc>
        <w:tc>
          <w:tcPr>
            <w:tcW w:w="1007"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Amp. size</w:t>
            </w:r>
          </w:p>
        </w:tc>
        <w:tc>
          <w:tcPr>
            <w:tcW w:w="1560"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Note</w:t>
            </w:r>
          </w:p>
        </w:tc>
      </w:tr>
      <w:tr>
        <w:trPr>
          <w:trHeight w:val="450" w:hRule="atLeast"/>
        </w:trPr>
        <w:tc>
          <w:tcPr>
            <w:tcW w:w="1510"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YL149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TGACCGCGATTCCCTCCATT</w:t>
            </w:r>
          </w:p>
        </w:tc>
        <w:tc>
          <w:tcPr>
            <w:tcW w:w="2208"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AVR-Pita</w:t>
            </w:r>
          </w:p>
        </w:tc>
        <w:tc>
          <w:tcPr>
            <w:tcW w:w="1007"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1078 bp</w:t>
            </w:r>
          </w:p>
        </w:tc>
        <w:tc>
          <w:tcPr>
            <w:tcW w:w="1560"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Zhou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2007</w:t>
            </w:r>
          </w:p>
        </w:tc>
      </w:tr>
      <w:tr>
        <w:trPr>
          <w:trHeight w:val="450" w:hRule="atLeast"/>
        </w:trPr>
        <w:tc>
          <w:tcPr>
            <w:tcW w:w="1510"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YL169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CGACCCGTTTCCGCC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GCGTTGTTATAAAATCGACCCGT</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AVR-Pita</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745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CCGGCAGTAATTTCCCTGCT</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Pik XW1F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TTCCCCCTATGGCTCCGAAT</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1167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AVRPikXW1R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CCGTCAACCAAGCGTAAA CC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ACAGCTCTTGGAAAATGGACAT</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532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CCAGTTTGGACCAACTTTCA</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CTGCTCCATCTTGTTTGGCC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Jia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2014</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CACTAGTACAAGCACTAACC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ATCCCCATCC ACAGGATTCC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GTG CTT ACT ACT TAG TAT AA</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ATGAGCGCATCTGAGTAGGC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CTGGTTGGGCTGGACCTAAG</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AATCCCGTCACTTTCATTCTCCA</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637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GTCGCAAGCCTCGTACTACCTTT</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GGACAAGGGAGGCAAATCTAAC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1351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ATGCCGACAATGCGAGGTAT</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TGGAGAAGACTTTGATGC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314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GAACGCATAATGGCAACTA</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CCCAGAGTTGGCGATGATGC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Ace1</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661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ATGTGGCGGTGACAGAGGAC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TGCAGGCCCAAATCCGTAGGAA</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AVR-Pii</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508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ACTGTCCGCCGCTCGTTTGG</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TGCGTTATCCACAGGCAGGT</w:t>
            </w:r>
          </w:p>
        </w:tc>
        <w:tc>
          <w:tcPr>
            <w:tcW w:w="2208"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AVR-Pia</w:t>
            </w:r>
          </w:p>
        </w:tc>
        <w:tc>
          <w:tcPr>
            <w:tcW w:w="1007"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497 bp</w:t>
            </w:r>
          </w:p>
        </w:tc>
        <w:tc>
          <w:tcPr>
            <w:tcW w:w="1560"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PiaR1</w:t>
            </w:r>
          </w:p>
        </w:tc>
        <w:tc>
          <w:tcPr>
            <w:tcW w:w="3135"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GCTGGCGGGTAGGGATACTG</w:t>
            </w:r>
          </w:p>
        </w:tc>
        <w:tc>
          <w:tcPr>
            <w:tcW w:w="2208"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
        <w:spacing w:lineRule="auto" w:line="360" w:before="120" w:after="0"/>
        <w:jc w:val="both"/>
        <w:rPr>
          <w:rFonts w:ascii="Times New Roman" w:hAnsi="Times New Roman"/>
        </w:rPr>
      </w:pPr>
      <w:r>
        <w:rPr/>
      </w:r>
    </w:p>
    <w:sectPr>
      <w:headerReference w:type="default" r:id="rId25"/>
      <w:footerReference w:type="default" r:id="rId26"/>
      <w:type w:val="nextPage"/>
      <w:pgSz w:w="12240" w:h="15840"/>
      <w:pgMar w:left="1418" w:right="1418" w:header="720" w:top="1701" w:footer="720" w:bottom="1701" w:gutter="0"/>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Grant Billings" w:date="2025-06-27T15:24:03Z" w:initials="GB">
    <w:p>
      <w:r>
        <w:rPr>
          <w:rFonts w:ascii="Calibri" w:hAnsi="Calibri" w:eastAsia="Calibri" w:cs="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I think somehow this AVR gene was labelled as AVR-Piks in one of the documents – should be AVR-Pik in all figures/supps</w:t>
      </w:r>
    </w:p>
  </w:comment>
  <w:comment w:id="1" w:author="Grant Billings" w:date="2025-05-05T13:47:00Z" w:initials="">
    <w:p>
      <w:r>
        <w:rPr>
          <w:rFonts w:ascii="Arial" w:hAnsi="Arial" w:eastAsia="Arial" w:cs="Arial"/>
          <w:color w:val="000000"/>
          <w:sz w:val="24"/>
          <w:szCs w:val="24"/>
          <w:lang w:val="en-US" w:eastAsia="en-US" w:bidi="en-US"/>
        </w:rPr>
        <w:t>AVR-Pia -&gt; Pi-a</w:t>
      </w:r>
    </w:p>
    <w:p>
      <w:r>
        <w:rPr>
          <w:rFonts w:ascii="Arial" w:hAnsi="Arial" w:eastAsia="Arial" w:cs="Arial"/>
          <w:color w:val="000000"/>
          <w:sz w:val="24"/>
          <w:szCs w:val="24"/>
          <w:lang w:val="en-US" w:eastAsia="en-US" w:bidi="en-US"/>
        </w:rPr>
        <w:t>AVR-Pii -&gt; Pi-i</w:t>
      </w:r>
    </w:p>
    <w:p>
      <w:r>
        <w:rPr>
          <w:rFonts w:ascii="Arial" w:hAnsi="Arial" w:eastAsia="Arial" w:cs="Arial"/>
          <w:color w:val="000000"/>
          <w:sz w:val="24"/>
          <w:szCs w:val="24"/>
          <w:lang w:val="en-US" w:eastAsia="en-US" w:bidi="en-US"/>
        </w:rPr>
        <w:t>ACE1 -&gt; pi_d</w:t>
      </w:r>
    </w:p>
    <w:p>
      <w:r>
        <w:rPr>
          <w:rFonts w:ascii="Arial" w:hAnsi="Arial" w:eastAsia="Arial" w:cs="Arial"/>
          <w:color w:val="000000"/>
          <w:sz w:val="24"/>
          <w:szCs w:val="24"/>
          <w:lang w:val="en-US" w:eastAsia="en-US" w:bidi="en-US"/>
        </w:rPr>
        <w:t>AVR-Pib -&gt; Pi-b</w:t>
      </w:r>
    </w:p>
    <w:p>
      <w:r>
        <w:rPr>
          <w:rFonts w:ascii="Arial" w:hAnsi="Arial" w:eastAsia="Arial" w:cs="Arial"/>
          <w:color w:val="000000"/>
          <w:sz w:val="24"/>
          <w:szCs w:val="24"/>
          <w:lang w:val="en-US" w:eastAsia="en-US" w:bidi="en-US"/>
        </w:rPr>
        <w:t>AVR-Pizt -&gt; Pi_z</w:t>
      </w:r>
    </w:p>
    <w:p>
      <w:r>
        <w:rPr>
          <w:rFonts w:ascii="Arial" w:hAnsi="Arial" w:eastAsia="Arial" w:cs="Arial"/>
          <w:color w:val="000000"/>
          <w:sz w:val="24"/>
          <w:szCs w:val="24"/>
          <w:lang w:val="en-US" w:eastAsia="en-US" w:bidi="en-US"/>
        </w:rPr>
        <w:t>AVR-Pita1 -&gt; Pi-ta/Pi-ta2/Ptr</w:t>
      </w:r>
    </w:p>
    <w:p>
      <w:r>
        <w:rPr>
          <w:rFonts w:ascii="Arial" w:hAnsi="Arial" w:eastAsia="Arial" w:cs="Arial"/>
          <w:color w:val="000000"/>
          <w:sz w:val="24"/>
          <w:szCs w:val="24"/>
          <w:lang w:val="en-US" w:eastAsia="en-US" w:bidi="en-US"/>
        </w:rPr>
        <w:t>AVR-Piks -&gt; Pikm and Piks</w:t>
      </w:r>
    </w:p>
  </w:comment>
  <w:comment w:id="2" w:author="Grant Billings" w:date="2025-07-01T15:58:09Z" w:initials="GB">
    <w:p>
      <w:r>
        <w:rPr>
          <w:rFonts w:ascii="Calibri" w:hAnsi="Calibri" w:eastAsia="Calibri" w:cs="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 xml:space="preserve">@qdread I calculated an </w:t>
      </w:r>
    </w:p>
  </w:comment>
  <w:comment w:id="6" w:author="Grant Billings" w:date="2025-06-20T15:29:00Z" w:initials="">
    <w:p>
      <w:r>
        <w:rPr>
          <w:rFonts w:ascii="Arial" w:hAnsi="Arial" w:eastAsia="Arial" w:cs="Arial"/>
          <w:color w:val="000000"/>
          <w:sz w:val="24"/>
          <w:szCs w:val="24"/>
          <w:lang w:val="en-US" w:eastAsia="en-US" w:bidi="en-US"/>
        </w:rPr>
        <w:t>I remove Pi-9 from most of the discussion, but here's the text I'd written: AVR-Pi9 increased from ~25% to ~85% in the early 1980s, dipped slightly to 75% in the late 2010s, and is now close to 100% prevalence again.</w:t>
      </w:r>
    </w:p>
  </w:comment>
  <w:comment w:id="5" w:author="Jia, Yulin - REE-ARS" w:date="2025-06-20T12:06:00Z" w:initials="YJ">
    <w:p>
      <w:r>
        <w:rPr>
          <w:rFonts w:ascii="Liberation Serif" w:hAnsi="Liberation Serif" w:eastAsia="DejaVu Sans" w:cs="DejaVu Sans"/>
          <w:sz w:val="24"/>
          <w:szCs w:val="24"/>
          <w:lang w:val="en-US" w:eastAsia="en-US" w:bidi="en-US"/>
        </w:rPr>
        <w:t>Why?</w:t>
      </w:r>
    </w:p>
  </w:comment>
  <w:comment w:id="7" w:author="Grant Billings" w:date="2025-07-01T16:09:00Z" w:initials="GB">
    <w:p>
      <w:r>
        <w:rPr>
          <w:rFonts w:ascii="Calibri" w:hAnsi="Calibri" w:eastAsia="Calibri" w:cs="Calibri"/>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Jia, Yulin - REE-ARS (06/20/2025, 12:06): "..."</w:t>
      </w:r>
    </w:p>
    <w:p>
      <w:r>
        <w:rPr>
          <w:rFonts w:ascii="Liberation Serif" w:hAnsi="Liberation Serif" w:eastAsia="DejaVu Sans" w:cs="DejaVu Sans"/>
          <w:sz w:val="20"/>
          <w:szCs w:val="24"/>
          <w:lang w:val="en-US" w:eastAsia="en-US" w:bidi="ar-SA"/>
        </w:rPr>
        <w:t>We should address this in the discussion.</w:t>
      </w:r>
    </w:p>
  </w:comment>
  <w:comment w:id="8" w:author="Grant Billings" w:date="2025-06-20T15:30:00Z" w:initials="">
    <w:p>
      <w:r>
        <w:rPr>
          <w:rFonts w:ascii="Arial" w:hAnsi="Arial" w:eastAsia="Arial" w:cs="Arial"/>
          <w:color w:val="000000"/>
          <w:sz w:val="24"/>
          <w:szCs w:val="24"/>
          <w:lang w:val="en-US" w:eastAsia="en-US" w:bidi="en-US"/>
        </w:rPr>
        <w:t>also dropped AVR-Pib</w:t>
      </w:r>
    </w:p>
  </w:comment>
  <w:comment w:id="4" w:author="Jia, Yulin - REE-ARS" w:date="2025-06-20T12:05:00Z" w:initials="YJ">
    <w:p>
      <w:r>
        <w:rPr>
          <w:rFonts w:ascii="Liberation Serif" w:hAnsi="Liberation Serif" w:eastAsia="DejaVu Sans" w:cs="DejaVu Sans"/>
          <w:sz w:val="24"/>
          <w:szCs w:val="24"/>
          <w:lang w:val="en-US" w:eastAsia="en-US" w:bidi="en-US"/>
        </w:rPr>
        <w:t>AVR-Pi9 should be close to 100% since Pi9 has not been deployed in USA.</w:t>
      </w:r>
    </w:p>
  </w:comment>
  <w:comment w:id="9" w:author="Grant Billings" w:date="2025-07-01T16:14:37Z" w:initials="GB">
    <w:p>
      <w:r>
        <w:rPr>
          <w:rFonts w:ascii="Calibri" w:hAnsi="Calibri" w:eastAsia="Calibri" w:cs="Calibri"/>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Jia, Yulin - REE-ARS (06/20/2025, 12:05): "..."</w:t>
      </w:r>
    </w:p>
    <w:p>
      <w:r>
        <w:rPr>
          <w:rFonts w:ascii="Liberation Serif" w:hAnsi="Liberation Serif" w:eastAsia="DejaVu Sans" w:cs="DejaVu Sans"/>
          <w:sz w:val="20"/>
          <w:szCs w:val="24"/>
          <w:lang w:val="en-US" w:eastAsia="en-US" w:bidi="ar-SA"/>
        </w:rPr>
        <w:t>Noted.</w:t>
      </w:r>
    </w:p>
  </w:comment>
  <w:comment w:id="3" w:author="Jia, Yulin - REE-ARS" w:date="2025-06-20T12:06:00Z" w:initials="YJ">
    <w:p>
      <w:r>
        <w:rPr>
          <w:rFonts w:ascii="Liberation Serif" w:hAnsi="Liberation Serif" w:eastAsia="DejaVu Sans" w:cs="DejaVu Sans"/>
          <w:sz w:val="24"/>
          <w:szCs w:val="24"/>
          <w:lang w:val="en-US" w:eastAsia="en-US" w:bidi="en-US"/>
        </w:rPr>
        <w:t>Sound right.</w:t>
      </w:r>
    </w:p>
  </w:comment>
  <w:comment w:id="10" w:author="Grant Billings" w:date="2025-06-20T15:30:00Z" w:initials="">
    <w:p>
      <w:r>
        <w:rPr>
          <w:rFonts w:ascii="Arial" w:hAnsi="Arial" w:eastAsia="Arial" w:cs="Arial"/>
          <w:color w:val="000000"/>
          <w:sz w:val="24"/>
          <w:szCs w:val="24"/>
          <w:lang w:val="en-US" w:eastAsia="en-US" w:bidi="en-US"/>
        </w:rPr>
        <w:t>more text from next paragraph: AVR-Pi9 has remained highly prevalent since sampling began, unlike in the world where it has generally trended upward.</w:t>
      </w:r>
    </w:p>
  </w:comment>
  <w:comment w:id="11" w:author="Grant Billings" w:date="2025-06-17T16:37:00Z" w:initials="">
    <w:p>
      <w:r>
        <w:rPr>
          <w:rFonts w:ascii="Arial" w:hAnsi="Arial" w:eastAsia="Arial" w:cs="Arial"/>
          <w:color w:val="000000"/>
          <w:sz w:val="24"/>
          <w:szCs w:val="24"/>
          <w:lang w:val="en-US" w:eastAsia="en-US" w:bidi="en-US"/>
        </w:rPr>
        <w:t>add something about pop structure - FET?</w:t>
      </w:r>
    </w:p>
  </w:comment>
  <w:comment w:id="12" w:author="Grant Billings" w:date="2025-06-17T16:37:00Z" w:initials="">
    <w:p>
      <w:r>
        <w:rPr>
          <w:rFonts w:ascii="Arial" w:hAnsi="Arial" w:eastAsia="Arial" w:cs="Arial"/>
          <w:color w:val="000000"/>
          <w:sz w:val="24"/>
          <w:szCs w:val="24"/>
          <w:lang w:val="en-US" w:eastAsia="en-US" w:bidi="en-US"/>
        </w:rPr>
        <w:t>cross-tab?</w:t>
      </w:r>
    </w:p>
  </w:comment>
  <w:comment w:id="13" w:author="Grant Billings" w:date="2025-06-20T15:51:00Z" w:initials="">
    <w:p>
      <w:r>
        <w:rPr>
          <w:rFonts w:ascii="Arial" w:hAnsi="Arial" w:eastAsia="Arial" w:cs="Arial"/>
          <w:color w:val="000000"/>
          <w:sz w:val="24"/>
          <w:szCs w:val="24"/>
          <w:lang w:val="en-US" w:eastAsia="en-US" w:bidi="en-US"/>
        </w:rPr>
        <w:t>... Grant still working on how to do this (which isolates to group, etc)</w:t>
      </w:r>
    </w:p>
  </w:comment>
  <w:comment w:id="14" w:author="Grant Billings" w:date="2025-06-20T15:49:00Z" w:initials="">
    <w:p>
      <w:r>
        <w:rPr>
          <w:rFonts w:ascii="Arial" w:hAnsi="Arial" w:eastAsia="Arial" w:cs="Arial"/>
          <w:color w:val="000000"/>
          <w:sz w:val="24"/>
          <w:szCs w:val="24"/>
          <w:lang w:val="en-US" w:eastAsia="en-US" w:bidi="en-US"/>
        </w:rPr>
        <w:t>This whole section will need some more work but I'm not sure how to fix the V labels now that they are differnet.</w:t>
      </w:r>
    </w:p>
  </w:comment>
  <w:comment w:id="15" w:author="Grant Billings" w:date="2025-06-20T15:49:00Z" w:initials="">
    <w:p>
      <w:r>
        <w:rPr>
          <w:rFonts w:ascii="Arial" w:hAnsi="Arial" w:eastAsia="Arial" w:cs="Arial"/>
          <w:color w:val="000000"/>
          <w:sz w:val="24"/>
          <w:szCs w:val="24"/>
          <w:lang w:val="en-US" w:eastAsia="en-US" w:bidi="en-US"/>
        </w:rPr>
        <w:t>we need to re-synthesize these labels.</w:t>
      </w:r>
    </w:p>
  </w:comment>
  <w:comment w:id="16" w:author="Grant Billings" w:date="2025-07-01T16:24:06Z" w:initials="GB">
    <w:p>
      <w:r>
        <w:rPr>
          <w:rFonts w:ascii="Calibri" w:hAnsi="Calibri" w:eastAsia="Calibri" w:cs="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Need to find a home for this text:</w:t>
      </w:r>
    </w:p>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AVR-Pik was less efficient to overcome the R gene’s selection pressure compared to AVR-Pita1, suggesting that AVR-Pik might have a fitness benefit to Mo (</w:t>
      </w:r>
      <w:r>
        <w:rPr>
          <w:rFonts w:ascii="Times New Roman" w:hAnsi="Times New Roman" w:eastAsia="Times New Roman" w:cs="Times New Roman"/>
          <w:b/>
          <w:bCs/>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Figures 2</w:t>
      </w:r>
      <w:r>
        <w:rPr>
          <w:rFonts w:ascii="Times New Roman" w:hAnsi="Times New Roman" w:eastAsia="Times New Roman" w:cs="Times New Roman"/>
          <w:b w:val="false"/>
          <w:bCs w:val="false"/>
          <w:i w:val="false"/>
          <w:iCs/>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D</w:t>
      </w:r>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 xml:space="preserve"> and </w:t>
      </w:r>
      <w:r>
        <w:rPr>
          <w:rFonts w:ascii="Times New Roman" w:hAnsi="Times New Roman" w:eastAsia="Times New Roman" w:cs="Times New Roman"/>
          <w:b/>
          <w:bCs/>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3</w:t>
      </w:r>
      <w:r>
        <w:rPr>
          <w:rFonts w:ascii="Times New Roman" w:hAnsi="Times New Roman" w:eastAsia="Times New Roman" w:cs="Times New Roman"/>
          <w:b w:val="false"/>
          <w:bCs w:val="false"/>
          <w:i w:val="false"/>
          <w:iCs/>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D</w:t>
      </w:r>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 Considering the overall low frequency of AVR-Pik (compared to AVR-Pita, AVR-Pi9, AVR-Pizt, AVR-Pib, and ACE1), heavy deployment of Pikm/Piks over time negated that benefit.</w:t>
      </w:r>
    </w:p>
  </w:comment>
  <w:comment w:id="17" w:author="Grant Billings" w:date="2025-06-20T15:54:00Z" w:initials="">
    <w:p>
      <w:r>
        <w:rPr>
          <w:rFonts w:ascii="Arial" w:hAnsi="Arial" w:eastAsia="Arial" w:cs="Arial"/>
          <w:color w:val="000000"/>
          <w:sz w:val="24"/>
          <w:szCs w:val="24"/>
          <w:lang w:val="en-US" w:eastAsia="en-US" w:bidi="en-US"/>
        </w:rPr>
        <w:t>need to fix these labels.</w:t>
      </w:r>
    </w:p>
  </w:comment>
  <w:comment w:id="21" w:author="Grant Billings" w:date="2025-05-12T15:40:00Z" w:initials="">
    <w:p>
      <w:r>
        <w:rPr>
          <w:rFonts w:ascii="Arial" w:hAnsi="Arial" w:eastAsia="Arial" w:cs="Arial"/>
          <w:color w:val="000000"/>
          <w:sz w:val="24"/>
          <w:szCs w:val="24"/>
          <w:lang w:val="en-US" w:eastAsia="en-US" w:bidi="en-US"/>
        </w:rPr>
        <w:t>efficient in what way?</w:t>
      </w:r>
    </w:p>
  </w:comment>
  <w:comment w:id="19" w:author="Jia, Yulin - REE-ARS" w:date="2025-06-20T12:11:00Z" w:initials="YJ">
    <w:p>
      <w:r>
        <w:rPr>
          <w:rFonts w:ascii="Liberation Serif" w:hAnsi="Liberation Serif" w:eastAsia="DejaVu Sans" w:cs="DejaVu Sans"/>
          <w:sz w:val="24"/>
          <w:szCs w:val="24"/>
          <w:lang w:val="en-US" w:eastAsia="en-US" w:bidi="en-US"/>
        </w:rPr>
        <w:t>I will worry about this after I receive another draft and response to review.</w:t>
      </w:r>
    </w:p>
  </w:comment>
  <w:comment w:id="18" w:author="Amanda Hulse-Kemp" w:date="2025-06-16T16:53:00Z" w:initials="">
    <w:p>
      <w:r>
        <w:rPr>
          <w:rFonts w:ascii="Arial" w:hAnsi="Arial" w:eastAsia="Arial" w:cs="Arial"/>
          <w:color w:val="000000"/>
          <w:sz w:val="24"/>
          <w:szCs w:val="24"/>
          <w:lang w:val="en-US" w:eastAsia="en-US" w:bidi="en-US"/>
        </w:rPr>
        <w:t>Reviewer wanted addition of a couple references and to indicate relationship with AVR-PikA - I do not understand what is wanted here but Yulin need to address.</w:t>
      </w:r>
    </w:p>
  </w:comment>
  <w:comment w:id="20" w:author="Jia, Yulin - REE-ARS" w:date="2025-06-20T12:10:00Z" w:initials="YJ">
    <w:p>
      <w:r>
        <w:rPr>
          <w:rFonts w:ascii="Liberation Serif" w:hAnsi="Liberation Serif" w:eastAsia="DejaVu Sans" w:cs="DejaVu Sans"/>
          <w:sz w:val="24"/>
          <w:szCs w:val="24"/>
          <w:lang w:val="en-US" w:eastAsia="en-US" w:bidi="en-US"/>
        </w:rPr>
        <w:t xml:space="preserve">More efficient because any change of nucleotide resulting in alteration of amino acid. </w:t>
      </w:r>
    </w:p>
  </w:comment>
  <w:comment w:id="23" w:author="Grant Billings" w:date="2025-06-20T15:55:00Z" w:initials="">
    <w:p>
      <w:r>
        <w:rPr>
          <w:rFonts w:ascii="Arial" w:hAnsi="Arial" w:eastAsia="Arial" w:cs="Arial"/>
          <w:color w:val="000000"/>
          <w:sz w:val="24"/>
          <w:szCs w:val="24"/>
          <w:lang w:val="en-US" w:eastAsia="en-US" w:bidi="en-US"/>
        </w:rPr>
        <w:t>Might need to figure out a way to estimate the frequency of individual variants over time? right now this point is not addressed in the methods.</w:t>
      </w:r>
    </w:p>
  </w:comment>
  <w:comment w:id="22" w:author="Jia, Yulin - REE-ARS" w:date="2025-06-20T12:14:00Z" w:initials="YJ">
    <w:p>
      <w:r>
        <w:rPr>
          <w:rFonts w:ascii="Liberation Serif" w:hAnsi="Liberation Serif" w:eastAsia="DejaVu Sans" w:cs="DejaVu Sans"/>
          <w:sz w:val="24"/>
          <w:szCs w:val="24"/>
          <w:lang w:val="en-US" w:eastAsia="en-US" w:bidi="en-US"/>
        </w:rPr>
        <w:t>We can only compare isolates we have but does not represent each decade.  We should delete this just present trend of allelic change?</w:t>
      </w:r>
    </w:p>
  </w:comment>
  <w:comment w:id="25" w:author="Grant Billings" w:date="2025-06-20T15:56:00Z" w:initials="">
    <w:p>
      <w:r>
        <w:rPr>
          <w:rFonts w:ascii="Arial" w:hAnsi="Arial" w:eastAsia="Arial" w:cs="Arial"/>
          <w:color w:val="000000"/>
          <w:sz w:val="24"/>
          <w:szCs w:val="24"/>
          <w:lang w:val="en-US" w:eastAsia="en-US" w:bidi="en-US"/>
        </w:rPr>
        <w:t>these names are not used now, need to replace</w:t>
      </w:r>
    </w:p>
  </w:comment>
  <w:comment w:id="24" w:author="Jia, Yulin - REE-ARS" w:date="2025-06-20T12:14:00Z" w:initials="YJ">
    <w:p>
      <w:r>
        <w:rPr>
          <w:rFonts w:ascii="Liberation Serif" w:hAnsi="Liberation Serif" w:eastAsia="DejaVu Sans" w:cs="DejaVu Sans"/>
          <w:sz w:val="24"/>
          <w:szCs w:val="24"/>
          <w:lang w:val="en-US" w:eastAsia="en-US" w:bidi="en-US"/>
        </w:rPr>
        <w:t>Yes.</w:t>
      </w:r>
    </w:p>
  </w:comment>
  <w:comment w:id="29" w:author="Grant Billings" w:date="2025-05-12T15:43:00Z" w:initials="">
    <w:p>
      <w:r>
        <w:rPr>
          <w:rFonts w:ascii="Arial" w:hAnsi="Arial" w:eastAsia="Arial" w:cs="Arial"/>
          <w:color w:val="000000"/>
          <w:sz w:val="24"/>
          <w:szCs w:val="24"/>
          <w:lang w:val="en-US" w:eastAsia="en-US" w:bidi="en-US"/>
        </w:rPr>
        <w:t>why does being subtelomeric matter?</w:t>
      </w:r>
    </w:p>
  </w:comment>
  <w:comment w:id="28" w:author="Jia, Yulin - REE-ARS" w:date="2025-06-20T12:16:00Z" w:initials="YJ">
    <w:p>
      <w:r>
        <w:rPr>
          <w:rFonts w:ascii="Liberation Serif" w:hAnsi="Liberation Serif" w:eastAsia="DejaVu Sans" w:cs="DejaVu Sans"/>
          <w:sz w:val="24"/>
          <w:szCs w:val="24"/>
          <w:lang w:val="en-US" w:eastAsia="en-US" w:bidi="en-US"/>
        </w:rPr>
        <w:t>See previous comment.</w:t>
      </w:r>
    </w:p>
  </w:comment>
  <w:comment w:id="27" w:author="Amanda Hulse-Kemp" w:date="2025-06-16T13:46:00Z" w:initials="">
    <w:p>
      <w:r>
        <w:rPr>
          <w:rFonts w:ascii="Arial" w:hAnsi="Arial" w:eastAsia="Arial" w:cs="Arial"/>
          <w:color w:val="000000"/>
          <w:sz w:val="24"/>
          <w:szCs w:val="24"/>
          <w:lang w:val="en-US" w:eastAsia="en-US" w:bidi="en-US"/>
        </w:rPr>
        <w:t>Might be able to connect this comment to Figure5 - see some increase in nucleotide diversity (as normally do) at ends of chromosomes...but not really sure why this matters like you say</w:t>
      </w:r>
    </w:p>
  </w:comment>
  <w:comment w:id="26" w:author="Jia, Yulin - REE-ARS" w:date="2025-06-20T12:15:00Z" w:initials="YJ">
    <w:p>
      <w:r>
        <w:rPr>
          <w:rFonts w:ascii="Liberation Serif" w:hAnsi="Liberation Serif" w:eastAsia="DejaVu Sans" w:cs="DejaVu Sans"/>
          <w:sz w:val="24"/>
          <w:szCs w:val="24"/>
          <w:lang w:val="en-US" w:eastAsia="en-US" w:bidi="en-US"/>
        </w:rPr>
        <w:t>Any genes near telomere is easier to be deleted out because telomere has been shorten during evolutionary process of the fungus.</w:t>
      </w:r>
    </w:p>
  </w:comment>
  <w:comment w:id="30" w:author="Amanda Hulse-Kemp" w:date="2025-06-18T17:30:00Z" w:initials="">
    <w:p>
      <w:r>
        <w:rPr>
          <w:rFonts w:ascii="Arial" w:hAnsi="Arial" w:eastAsia="Arial" w:cs="Arial"/>
          <w:color w:val="000000"/>
          <w:sz w:val="24"/>
          <w:szCs w:val="24"/>
          <w:lang w:val="en-US" w:eastAsia="en-US" w:bidi="en-US"/>
        </w:rPr>
        <w:t>Yulin - anything necessary to mention here about the rice varieties shown?</w:t>
      </w:r>
    </w:p>
  </w:comment>
  <w:comment w:id="31" w:author="Grant Billings" w:date="2025-06-20T13:28:00Z" w:initials="">
    <w:p>
      <w:r>
        <w:rPr>
          <w:rFonts w:ascii="Arial" w:hAnsi="Arial" w:eastAsia="Arial" w:cs="Arial"/>
          <w:color w:val="000000"/>
          <w:sz w:val="24"/>
          <w:szCs w:val="24"/>
          <w:lang w:val="en-US" w:eastAsia="en-US" w:bidi="en-US"/>
        </w:rPr>
        <w:t>@gtbillin@ncsu.edu Grant still working on this.</w:t>
      </w:r>
    </w:p>
    <w:p>
      <w:r>
        <w:rPr>
          <w:rFonts w:ascii="Arial" w:hAnsi="Arial" w:eastAsia="Arial" w:cs="Arial"/>
          <w:color w:val="000000"/>
          <w:sz w:val="24"/>
          <w:szCs w:val="24"/>
          <w:lang w:val="en-US" w:eastAsia="en-US" w:bidi="en-US"/>
        </w:rPr>
        <w:t>_Assigned to gtbillin@ncsu.edu_</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embedRegular r:id="rId13" w:fontKey="{0D014A78-CABC-4EF0-12AC-5CD89AEFDE0D}"/>
    <w:embedBold r:id="rId14" w:fontKey="{0E014A78-CABC-4EF0-12AC-5CD89AEFDE0E}"/>
  </w:font>
  <w:font w:name="Cambria">
    <w:charset w:val="01"/>
    <w:family w:val="roman"/>
    <w:pitch w:val="variable"/>
    <w:embedRegular r:id="rId15" w:fontKey="{0F014A78-CABC-4EF0-12AC-5CD89AEFDE0F}"/>
    <w:embedBold r:id="rId16" w:fontKey="{10014A78-CABC-4EF0-12AC-5CD89AEFDE10}"/>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Arial">
    <w:charset w:val="01"/>
    <w:family w:val="roman"/>
    <w:pitch w:val="variable"/>
  </w:font>
  <w:font w:name="Noto Sans Symbols">
    <w:charset w:val="01"/>
    <w:family w:val="auto"/>
    <w:pitch w:val="default"/>
    <w:embedRegular r:id="rId25" w:fontKey="{19014A78-CABC-4EF0-12AC-5CD89AEFDE19}"/>
  </w:font>
  <w:font w:name="Courier New">
    <w:charset w:val="01"/>
    <w:family w:val="auto"/>
    <w:pitch w:val="fixed"/>
    <w:embedRegular r:id="rId26" w:fontKey="{1A014A78-CABC-4EF0-12AC-5CD89AEFDE1A}"/>
    <w:embedBold r:id="rId27" w:fontKey="{1B014A78-CABC-4EF0-12AC-5CD89AEFDE1B}"/>
    <w:embedItalic r:id="rId28" w:fontKey="{1C014A78-CABC-4EF0-12AC-5CD89AEFDE1C}"/>
    <w:embedBoldItalic r:id="rId29" w:fontKey="{1D014A78-CABC-4EF0-12AC-5CD89AEFDE1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trackRevisions/>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uiPriority w:val="9"/>
    <w:semiHidden/>
    <w:unhideWhenUsed/>
    <w:qFormat/>
    <w:pPr>
      <w:spacing w:lineRule="auto" w:line="240"/>
      <w:outlineLvl w:val="1"/>
    </w:pPr>
    <w:rPr>
      <w:rFonts w:ascii="Times New Roman" w:hAnsi="Times New Roman" w:eastAsia="Times New Roman" w:cs="Times New Roman"/>
      <w:b/>
      <w:sz w:val="36"/>
      <w:szCs w:val="36"/>
    </w:rPr>
  </w:style>
  <w:style w:type="paragraph" w:styleId="Heading3">
    <w:name w:val="Heading 3"/>
    <w:basedOn w:val="Normal"/>
    <w:next w:val="Normal"/>
    <w:uiPriority w:val="9"/>
    <w:semiHidden/>
    <w:unhideWhenUsed/>
    <w:qFormat/>
    <w:pPr>
      <w:spacing w:lineRule="auto" w:line="240"/>
      <w:outlineLvl w:val="2"/>
    </w:pPr>
    <w:rPr>
      <w:rFonts w:ascii="Times New Roman" w:hAnsi="Times New Roman" w:eastAsia="Times New Roman" w:cs="Times New Roman"/>
      <w:b/>
      <w:sz w:val="27"/>
      <w:szCs w:val="27"/>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rPr/>
  </w:style>
  <w:style w:type="character" w:styleId="CommentSubjectChar" w:customStyle="1">
    <w:name w:val="Comment Subject Char"/>
    <w:basedOn w:val="CommentTextChar"/>
    <w:link w:val="CommentSubject"/>
    <w:uiPriority w:val="99"/>
    <w:semiHidden/>
    <w:qFormat/>
    <w:rsid w:val="00a917cf"/>
    <w:rPr>
      <w:b/>
      <w:bCs/>
      <w:sz w:val="20"/>
      <w:szCs w:val="20"/>
    </w:rPr>
  </w:style>
  <w:style w:type="character" w:styleId="InternetLink">
    <w:name w:val="Hyperlink"/>
    <w:rPr>
      <w:color w:val="000080"/>
      <w:u w:val="single"/>
      <w:lang w:val="zxx" w:eastAsia="zxx" w:bidi="zxx"/>
    </w:rPr>
  </w:style>
  <w:style w:type="character" w:styleId="LineNumbering">
    <w:name w:val="Line Numbering"/>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917cf"/>
    <w:pPr/>
    <w:rPr>
      <w:b/>
      <w:bCs/>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yperlink" Target="https://doi.org/10.1093/nar/gkt1183" TargetMode="External"/><Relationship Id="rId5" Type="http://schemas.openxmlformats.org/officeDocument/2006/relationships/hyperlink" Target="https://doi.org/10.1093/sysbio/syq010" TargetMode="External"/><Relationship Id="rId6" Type="http://schemas.openxmlformats.org/officeDocument/2006/relationships/hyperlink" Target="https://doi.org/10.1093/bioinformatics/btn129" TargetMode="External"/><Relationship Id="rId7" Type="http://schemas.openxmlformats.org/officeDocument/2006/relationships/hyperlink" Target="https://www.google.com/search?q=https://doi.org/10.1094/PHYTO-12-14-0350-FI" TargetMode="External"/><Relationship Id="rId8" Type="http://schemas.openxmlformats.org/officeDocument/2006/relationships/hyperlink" Target="https://doi.org/10.1093/bioinformatics/btm404" TargetMode="External"/><Relationship Id="rId9" Type="http://schemas.openxmlformats.org/officeDocument/2006/relationships/hyperlink" Target="https://doi.org/10.1101/gr.107524.110" TargetMode="External"/><Relationship Id="rId10" Type="http://schemas.openxmlformats.org/officeDocument/2006/relationships/hyperlink" Target="https://doi.org/10.1093/bioinformatics/bty633" TargetMode="External"/><Relationship Id="rId11" Type="http://schemas.openxmlformats.org/officeDocument/2006/relationships/hyperlink" Target="https://www.google.com/search?q=https://doi.org/10.1038/msb.2011.75"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comments" Target="comment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Application>LibreOffice/7.1.8.1$Linux_X86_64 LibreOffice_project/10$Build-1</Application>
  <AppVersion>15.0000</AppVersion>
  <Pages>47</Pages>
  <Words>12084</Words>
  <Characters>64067</Characters>
  <CharactersWithSpaces>75914</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2025-06-20T17:17:00Z</dcterms:created>
  <dc:creator>Jia, Yulin - REE-ARS</dc:creator>
  <dc:description/>
  <dc:language>en-US</dc:language>
  <cp:lastModifiedBy>Grant Billings</cp:lastModifiedBy>
  <dcterms:modified xsi:type="dcterms:W3CDTF">2025-07-02T11:27:46Z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